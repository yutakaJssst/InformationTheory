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AE11" w14:textId="77777777" w:rsidR="005300C4" w:rsidRDefault="005300C4" w:rsidP="006E5F73">
      <w:pPr>
        <w:jc w:val="center"/>
        <w:rPr>
          <w:rFonts w:cs="Times New Roman"/>
          <w:sz w:val="28"/>
        </w:rPr>
      </w:pPr>
      <w:r w:rsidRPr="00556EC5">
        <w:rPr>
          <w:rFonts w:cs="Times New Roman" w:hint="eastAsia"/>
          <w:sz w:val="28"/>
        </w:rPr>
        <w:t>Diffusion Models</w:t>
      </w:r>
      <w:r w:rsidRPr="00556EC5">
        <w:rPr>
          <w:rFonts w:cs="Times New Roman" w:hint="eastAsia"/>
          <w:sz w:val="28"/>
        </w:rPr>
        <w:t>を用いた術前乳癌患者の腹臥位乳房</w:t>
      </w:r>
      <w:r w:rsidRPr="00556EC5">
        <w:rPr>
          <w:rFonts w:cs="Times New Roman" w:hint="eastAsia"/>
          <w:sz w:val="28"/>
        </w:rPr>
        <w:t>MRI</w:t>
      </w:r>
      <w:r w:rsidRPr="00556EC5">
        <w:rPr>
          <w:rFonts w:cs="Times New Roman" w:hint="eastAsia"/>
          <w:sz w:val="28"/>
        </w:rPr>
        <w:t>の変換に関する</w:t>
      </w:r>
      <w:r>
        <w:rPr>
          <w:rFonts w:cs="Times New Roman" w:hint="eastAsia"/>
          <w:sz w:val="28"/>
        </w:rPr>
        <w:t>研究</w:t>
      </w:r>
    </w:p>
    <w:p w14:paraId="0E33B6FE" w14:textId="274B6C30" w:rsidR="005300C4" w:rsidRPr="00FF2A9F" w:rsidRDefault="005300C4" w:rsidP="008A5B87">
      <w:pPr>
        <w:jc w:val="center"/>
        <w:rPr>
          <w:rFonts w:cs="Times New Roman"/>
        </w:rPr>
      </w:pPr>
      <w:r>
        <w:rPr>
          <w:rFonts w:cs="Times New Roman" w:hint="eastAsia"/>
        </w:rPr>
        <w:t xml:space="preserve">A </w:t>
      </w:r>
      <w:r w:rsidRPr="0027400B">
        <w:rPr>
          <w:rFonts w:cs="Times New Roman"/>
        </w:rPr>
        <w:t xml:space="preserve">Study on the Transformation of </w:t>
      </w:r>
      <w:r w:rsidR="00BE7FCA" w:rsidRPr="00BE7FCA">
        <w:rPr>
          <w:rFonts w:cs="Times New Roman"/>
        </w:rPr>
        <w:t>Supine Breast MRI in</w:t>
      </w:r>
      <w:r w:rsidRPr="0027400B">
        <w:rPr>
          <w:rFonts w:cs="Times New Roman"/>
        </w:rPr>
        <w:t xml:space="preserve"> Preoperative Breast Cancer Patients Using Diffusion Models</w:t>
      </w:r>
    </w:p>
    <w:p w14:paraId="70FFE891" w14:textId="77777777" w:rsidR="005300C4" w:rsidRPr="00FF2A9F" w:rsidRDefault="005300C4" w:rsidP="008A5B87">
      <w:pPr>
        <w:tabs>
          <w:tab w:val="right" w:pos="10260"/>
        </w:tabs>
        <w:rPr>
          <w:rFonts w:cs="Times New Roman"/>
        </w:rPr>
      </w:pPr>
      <w:r w:rsidRPr="00FF2A9F">
        <w:rPr>
          <w:rFonts w:cs="Times New Roman"/>
          <w:lang w:eastAsia="zh-CN"/>
        </w:rPr>
        <w:t>指導教員</w:t>
      </w:r>
      <w:r>
        <w:rPr>
          <w:rFonts w:cs="Times New Roman" w:hint="eastAsia"/>
        </w:rPr>
        <w:t xml:space="preserve"> </w:t>
      </w:r>
      <w:r>
        <w:rPr>
          <w:rFonts w:cs="Times New Roman" w:hint="eastAsia"/>
          <w:lang w:eastAsia="zh-CN"/>
        </w:rPr>
        <w:t>教授</w:t>
      </w:r>
      <w:r>
        <w:rPr>
          <w:rFonts w:cs="Times New Roman" w:hint="eastAsia"/>
        </w:rPr>
        <w:t xml:space="preserve"> </w:t>
      </w:r>
      <w:r>
        <w:rPr>
          <w:rFonts w:cs="Times New Roman" w:hint="eastAsia"/>
          <w:lang w:eastAsia="zh-CN"/>
        </w:rPr>
        <w:t>細野裕行，助教</w:t>
      </w:r>
      <w:r>
        <w:rPr>
          <w:rFonts w:cs="Times New Roman" w:hint="eastAsia"/>
        </w:rPr>
        <w:t xml:space="preserve"> </w:t>
      </w:r>
      <w:r>
        <w:rPr>
          <w:rFonts w:cs="Times New Roman" w:hint="eastAsia"/>
          <w:lang w:eastAsia="zh-CN"/>
        </w:rPr>
        <w:t>関弘翔</w:t>
      </w:r>
      <w:r w:rsidRPr="00FF2A9F">
        <w:rPr>
          <w:rFonts w:cs="Times New Roman"/>
          <w:lang w:eastAsia="zh-CN"/>
        </w:rPr>
        <w:tab/>
      </w:r>
      <w:r>
        <w:rPr>
          <w:rFonts w:cs="Times New Roman" w:hint="eastAsia"/>
          <w:lang w:eastAsia="zh-CN"/>
        </w:rPr>
        <w:t xml:space="preserve">　</w:t>
      </w:r>
      <w:r>
        <w:rPr>
          <w:rFonts w:cs="Times New Roman" w:hint="eastAsia"/>
        </w:rPr>
        <w:t>3809</w:t>
      </w:r>
      <w:r>
        <w:rPr>
          <w:rFonts w:cs="Times New Roman" w:hint="eastAsia"/>
        </w:rPr>
        <w:t xml:space="preserve">　本郷羽琉</w:t>
      </w:r>
    </w:p>
    <w:p w14:paraId="2489E8A8" w14:textId="77777777" w:rsidR="005300C4" w:rsidRPr="008A5B87" w:rsidRDefault="005300C4" w:rsidP="00FF2A9F">
      <w:pPr>
        <w:rPr>
          <w:rFonts w:cs="Times New Roman"/>
        </w:rPr>
      </w:pPr>
    </w:p>
    <w:p w14:paraId="59AF30BF" w14:textId="77777777" w:rsidR="005300C4" w:rsidRPr="00FF2A9F" w:rsidRDefault="005300C4" w:rsidP="00FF2A9F">
      <w:pPr>
        <w:rPr>
          <w:rFonts w:cs="Times New Roman"/>
        </w:rPr>
        <w:sectPr w:rsidR="005300C4" w:rsidRPr="00FF2A9F" w:rsidSect="005300C4">
          <w:pgSz w:w="11906" w:h="16838"/>
          <w:pgMar w:top="1418" w:right="851" w:bottom="1134" w:left="851" w:header="851" w:footer="992" w:gutter="0"/>
          <w:cols w:space="425"/>
          <w:docGrid w:type="lines" w:linePitch="360"/>
        </w:sectPr>
      </w:pPr>
    </w:p>
    <w:p w14:paraId="30EE06AC" w14:textId="77777777" w:rsidR="005300C4" w:rsidRDefault="005300C4" w:rsidP="00041AF8">
      <w:pPr>
        <w:pStyle w:val="a"/>
      </w:pPr>
      <w:r>
        <w:rPr>
          <w:rFonts w:hint="eastAsia"/>
        </w:rPr>
        <w:t>まえがき</w:t>
      </w:r>
    </w:p>
    <w:p w14:paraId="3682D4EB" w14:textId="4B28F4FC" w:rsidR="005300C4" w:rsidRDefault="005300C4" w:rsidP="008A5B87">
      <w:pPr>
        <w:pStyle w:val="a"/>
        <w:numPr>
          <w:ilvl w:val="0"/>
          <w:numId w:val="0"/>
        </w:numPr>
        <w:ind w:firstLineChars="100" w:firstLine="180"/>
        <w:rPr>
          <w:b w:val="0"/>
          <w:noProof/>
          <w:sz w:val="18"/>
          <w:lang w:val="ja-JP"/>
        </w:rPr>
      </w:pPr>
      <w:r w:rsidRPr="008A5B87">
        <w:rPr>
          <w:rFonts w:hint="eastAsia"/>
          <w:b w:val="0"/>
          <w:noProof/>
          <w:sz w:val="18"/>
          <w:lang w:val="ja-JP"/>
        </w:rPr>
        <w:t>乳癌は日本人女性の罹患する癌の第</w:t>
      </w:r>
      <w:r w:rsidRPr="008A5B87">
        <w:rPr>
          <w:rFonts w:hint="eastAsia"/>
          <w:b w:val="0"/>
          <w:noProof/>
          <w:sz w:val="18"/>
          <w:lang w:val="ja-JP"/>
        </w:rPr>
        <w:t>1</w:t>
      </w:r>
      <w:r w:rsidRPr="008A5B87">
        <w:rPr>
          <w:rFonts w:hint="eastAsia"/>
          <w:b w:val="0"/>
          <w:noProof/>
          <w:sz w:val="18"/>
          <w:lang w:val="ja-JP"/>
        </w:rPr>
        <w:t>位であり年間</w:t>
      </w:r>
      <w:r w:rsidRPr="008A5B87">
        <w:rPr>
          <w:rFonts w:hint="eastAsia"/>
          <w:b w:val="0"/>
          <w:noProof/>
          <w:sz w:val="18"/>
          <w:lang w:val="ja-JP"/>
        </w:rPr>
        <w:t>9</w:t>
      </w:r>
      <w:r w:rsidRPr="008A5B87">
        <w:rPr>
          <w:rFonts w:hint="eastAsia"/>
          <w:b w:val="0"/>
          <w:noProof/>
          <w:sz w:val="18"/>
          <w:lang w:val="ja-JP"/>
        </w:rPr>
        <w:t>万人以上の人が発症している</w:t>
      </w:r>
      <w:r>
        <w:rPr>
          <w:rFonts w:hint="eastAsia"/>
          <w:b w:val="0"/>
          <w:noProof/>
          <w:sz w:val="18"/>
          <w:lang w:val="ja-JP"/>
        </w:rPr>
        <w:t>．</w:t>
      </w:r>
      <w:r w:rsidRPr="008A5B87">
        <w:rPr>
          <w:rFonts w:hint="eastAsia"/>
          <w:b w:val="0"/>
          <w:noProof/>
          <w:sz w:val="18"/>
          <w:lang w:val="ja-JP"/>
        </w:rPr>
        <w:t>乳癌の手術では多数の患者に乳房温存術と呼ばれる癌とその周囲の組織のみ</w:t>
      </w:r>
      <w:r>
        <w:rPr>
          <w:rFonts w:hint="eastAsia"/>
          <w:b w:val="0"/>
          <w:noProof/>
          <w:sz w:val="18"/>
          <w:lang w:val="ja-JP"/>
        </w:rPr>
        <w:t>を</w:t>
      </w:r>
      <w:r w:rsidRPr="008A5B87">
        <w:rPr>
          <w:rFonts w:hint="eastAsia"/>
          <w:b w:val="0"/>
          <w:noProof/>
          <w:sz w:val="18"/>
          <w:lang w:val="ja-JP"/>
        </w:rPr>
        <w:t>切除する</w:t>
      </w:r>
      <w:r>
        <w:rPr>
          <w:rFonts w:hint="eastAsia"/>
          <w:b w:val="0"/>
          <w:noProof/>
          <w:sz w:val="18"/>
          <w:lang w:val="ja-JP"/>
        </w:rPr>
        <w:t>，</w:t>
      </w:r>
      <w:commentRangeStart w:id="0"/>
      <w:commentRangeEnd w:id="0"/>
      <w:r>
        <w:rPr>
          <w:rStyle w:val="ac"/>
          <w:rFonts w:cstheme="minorBidi"/>
          <w:b w:val="0"/>
        </w:rPr>
        <w:commentReference w:id="0"/>
      </w:r>
      <w:r w:rsidRPr="008A5B87">
        <w:rPr>
          <w:rFonts w:hint="eastAsia"/>
          <w:b w:val="0"/>
          <w:noProof/>
          <w:sz w:val="18"/>
          <w:lang w:val="ja-JP"/>
        </w:rPr>
        <w:t>部分切除術が施行される</w:t>
      </w:r>
      <w:r>
        <w:rPr>
          <w:rFonts w:hint="eastAsia"/>
          <w:b w:val="0"/>
          <w:noProof/>
          <w:sz w:val="18"/>
          <w:lang w:val="ja-JP"/>
        </w:rPr>
        <w:t>．</w:t>
      </w:r>
      <w:r w:rsidRPr="008A5B87">
        <w:rPr>
          <w:rFonts w:hint="eastAsia"/>
          <w:b w:val="0"/>
          <w:noProof/>
          <w:sz w:val="18"/>
          <w:lang w:val="ja-JP"/>
        </w:rPr>
        <w:t>乳房温存術にはトレードオフがあり</w:t>
      </w:r>
      <w:r>
        <w:rPr>
          <w:rFonts w:hint="eastAsia"/>
          <w:b w:val="0"/>
          <w:noProof/>
          <w:sz w:val="18"/>
          <w:lang w:val="ja-JP"/>
        </w:rPr>
        <w:t>，</w:t>
      </w:r>
      <w:r w:rsidRPr="008A5B87">
        <w:rPr>
          <w:rFonts w:hint="eastAsia"/>
          <w:b w:val="0"/>
          <w:noProof/>
          <w:sz w:val="18"/>
          <w:lang w:val="ja-JP"/>
        </w:rPr>
        <w:t>断端陽性（抽出標本の断端に癌が見られること）の可能性を考慮すると多く切除した方が再発防止の観点では安心だが</w:t>
      </w:r>
      <w:r>
        <w:rPr>
          <w:rFonts w:hint="eastAsia"/>
          <w:b w:val="0"/>
          <w:noProof/>
          <w:sz w:val="18"/>
          <w:lang w:val="ja-JP"/>
        </w:rPr>
        <w:t>，</w:t>
      </w:r>
      <w:r w:rsidRPr="008A5B87">
        <w:rPr>
          <w:rFonts w:hint="eastAsia"/>
          <w:b w:val="0"/>
          <w:noProof/>
          <w:sz w:val="18"/>
          <w:lang w:val="ja-JP"/>
        </w:rPr>
        <w:t>乳房の形を保つためには少なく切除した方が形の温存に適している</w:t>
      </w:r>
      <w:r>
        <w:rPr>
          <w:rFonts w:hint="eastAsia"/>
          <w:b w:val="0"/>
          <w:noProof/>
          <w:sz w:val="18"/>
          <w:lang w:val="ja-JP"/>
        </w:rPr>
        <w:t>．</w:t>
      </w:r>
      <w:r w:rsidRPr="008A5B87">
        <w:rPr>
          <w:rFonts w:hint="eastAsia"/>
          <w:b w:val="0"/>
          <w:noProof/>
          <w:sz w:val="18"/>
          <w:lang w:val="ja-JP"/>
        </w:rPr>
        <w:t>乳房温存術</w:t>
      </w:r>
      <w:r>
        <w:rPr>
          <w:rFonts w:hint="eastAsia"/>
          <w:b w:val="0"/>
          <w:noProof/>
          <w:sz w:val="18"/>
          <w:lang w:val="ja-JP"/>
        </w:rPr>
        <w:t>の</w:t>
      </w:r>
      <w:r w:rsidRPr="008A5B87">
        <w:rPr>
          <w:rFonts w:hint="eastAsia"/>
          <w:b w:val="0"/>
          <w:noProof/>
          <w:sz w:val="18"/>
          <w:lang w:val="ja-JP"/>
        </w:rPr>
        <w:t>過不足な</w:t>
      </w:r>
      <w:r>
        <w:rPr>
          <w:rFonts w:hint="eastAsia"/>
          <w:b w:val="0"/>
          <w:noProof/>
          <w:sz w:val="18"/>
          <w:lang w:val="ja-JP"/>
        </w:rPr>
        <w:t>い</w:t>
      </w:r>
      <w:r w:rsidRPr="008A5B87">
        <w:rPr>
          <w:rFonts w:hint="eastAsia"/>
          <w:b w:val="0"/>
          <w:noProof/>
          <w:sz w:val="18"/>
          <w:lang w:val="ja-JP"/>
        </w:rPr>
        <w:t>切除のために</w:t>
      </w:r>
      <w:r>
        <w:rPr>
          <w:rFonts w:hint="eastAsia"/>
          <w:b w:val="0"/>
          <w:noProof/>
          <w:sz w:val="18"/>
          <w:lang w:val="ja-JP"/>
        </w:rPr>
        <w:t>，</w:t>
      </w:r>
      <w:r w:rsidRPr="008A5B87">
        <w:rPr>
          <w:rFonts w:hint="eastAsia"/>
          <w:b w:val="0"/>
          <w:noProof/>
          <w:sz w:val="18"/>
          <w:lang w:val="ja-JP"/>
        </w:rPr>
        <w:t>術前の</w:t>
      </w:r>
      <w:r w:rsidRPr="008A5B87">
        <w:rPr>
          <w:rFonts w:hint="eastAsia"/>
          <w:b w:val="0"/>
          <w:noProof/>
          <w:sz w:val="18"/>
          <w:lang w:val="ja-JP"/>
        </w:rPr>
        <w:t>MRI</w:t>
      </w:r>
      <w:r w:rsidRPr="008A5B87">
        <w:rPr>
          <w:rFonts w:hint="eastAsia"/>
          <w:b w:val="0"/>
          <w:noProof/>
          <w:sz w:val="18"/>
          <w:lang w:val="ja-JP"/>
        </w:rPr>
        <w:t>検査による画像診断が重要になってくる</w:t>
      </w:r>
      <w:ins w:id="1" w:author="セキヒロト" w:date="2025-01-29T22:18:00Z" w16du:dateUtc="2025-01-29T13:18:00Z">
        <w:r w:rsidR="00FB1332" w:rsidRPr="00FB1332">
          <w:rPr>
            <w:b w:val="0"/>
            <w:noProof/>
            <w:sz w:val="18"/>
            <w:vertAlign w:val="superscript"/>
            <w:rPrChange w:id="2" w:author="セキヒロト" w:date="2025-01-29T22:18:00Z" w16du:dateUtc="2025-01-29T13:18:00Z">
              <w:rPr>
                <w:b w:val="0"/>
                <w:noProof/>
                <w:sz w:val="18"/>
              </w:rPr>
            </w:rPrChange>
          </w:rPr>
          <w:t>[1]</w:t>
        </w:r>
      </w:ins>
      <w:r>
        <w:rPr>
          <w:rFonts w:hint="eastAsia"/>
          <w:b w:val="0"/>
          <w:noProof/>
          <w:sz w:val="18"/>
          <w:lang w:val="ja-JP"/>
        </w:rPr>
        <w:t>．</w:t>
      </w:r>
    </w:p>
    <w:p w14:paraId="542F0C71" w14:textId="14E453F8" w:rsidR="005300C4" w:rsidRDefault="005300C4" w:rsidP="008A5B87">
      <w:pPr>
        <w:pStyle w:val="a"/>
        <w:numPr>
          <w:ilvl w:val="0"/>
          <w:numId w:val="0"/>
        </w:numPr>
        <w:ind w:firstLineChars="100" w:firstLine="180"/>
        <w:rPr>
          <w:b w:val="0"/>
          <w:noProof/>
          <w:sz w:val="18"/>
          <w:lang w:val="ja-JP"/>
        </w:rPr>
      </w:pPr>
      <w:r w:rsidRPr="008A5B87">
        <w:rPr>
          <w:rFonts w:hint="eastAsia"/>
          <w:b w:val="0"/>
          <w:noProof/>
          <w:sz w:val="18"/>
          <w:lang w:val="ja-JP"/>
        </w:rPr>
        <w:t>従来の乳房温存術のための</w:t>
      </w:r>
      <w:r w:rsidRPr="008A5B87">
        <w:rPr>
          <w:rFonts w:hint="eastAsia"/>
          <w:b w:val="0"/>
          <w:noProof/>
          <w:sz w:val="18"/>
          <w:lang w:val="ja-JP"/>
        </w:rPr>
        <w:t>MRI</w:t>
      </w:r>
      <w:r w:rsidRPr="008A5B87">
        <w:rPr>
          <w:rFonts w:hint="eastAsia"/>
          <w:b w:val="0"/>
          <w:noProof/>
          <w:sz w:val="18"/>
          <w:lang w:val="ja-JP"/>
        </w:rPr>
        <w:t>検査は</w:t>
      </w:r>
      <w:r>
        <w:rPr>
          <w:rFonts w:hint="eastAsia"/>
          <w:b w:val="0"/>
          <w:noProof/>
          <w:sz w:val="18"/>
          <w:lang w:val="ja-JP"/>
        </w:rPr>
        <w:t>，</w:t>
      </w:r>
      <w:r w:rsidRPr="008A5B87">
        <w:rPr>
          <w:rFonts w:hint="eastAsia"/>
          <w:b w:val="0"/>
          <w:noProof/>
          <w:sz w:val="18"/>
          <w:lang w:val="ja-JP"/>
        </w:rPr>
        <w:t>腹臥位（うつ伏せ）で撮影されるが</w:t>
      </w:r>
      <w:r>
        <w:rPr>
          <w:rFonts w:hint="eastAsia"/>
          <w:b w:val="0"/>
          <w:noProof/>
          <w:sz w:val="18"/>
          <w:lang w:val="ja-JP"/>
        </w:rPr>
        <w:t>，</w:t>
      </w:r>
      <w:r w:rsidRPr="008A5B87">
        <w:rPr>
          <w:rFonts w:hint="eastAsia"/>
          <w:b w:val="0"/>
          <w:noProof/>
          <w:sz w:val="18"/>
          <w:lang w:val="ja-JP"/>
        </w:rPr>
        <w:t>手術は背臥位（仰向け）で行われる</w:t>
      </w:r>
      <w:r>
        <w:rPr>
          <w:rFonts w:hint="eastAsia"/>
          <w:b w:val="0"/>
          <w:noProof/>
          <w:sz w:val="18"/>
          <w:lang w:val="ja-JP"/>
        </w:rPr>
        <w:t>．</w:t>
      </w:r>
      <w:r w:rsidRPr="008A5B87">
        <w:rPr>
          <w:rFonts w:hint="eastAsia"/>
          <w:b w:val="0"/>
          <w:noProof/>
          <w:sz w:val="18"/>
          <w:lang w:val="ja-JP"/>
        </w:rPr>
        <w:t>そのため</w:t>
      </w:r>
      <w:r>
        <w:rPr>
          <w:rFonts w:hint="eastAsia"/>
          <w:b w:val="0"/>
          <w:noProof/>
          <w:sz w:val="18"/>
          <w:lang w:val="ja-JP"/>
        </w:rPr>
        <w:t>，</w:t>
      </w:r>
      <w:r w:rsidRPr="008A5B87">
        <w:rPr>
          <w:rFonts w:hint="eastAsia"/>
          <w:b w:val="0"/>
          <w:noProof/>
          <w:sz w:val="18"/>
          <w:lang w:val="ja-JP"/>
        </w:rPr>
        <w:t>手術を行う際は腹臥位と背臥位での癌細胞のずれを想定しながらの切除が必要となり</w:t>
      </w:r>
      <w:r>
        <w:rPr>
          <w:rFonts w:hint="eastAsia"/>
          <w:b w:val="0"/>
          <w:noProof/>
          <w:sz w:val="18"/>
          <w:lang w:val="ja-JP"/>
        </w:rPr>
        <w:t>，</w:t>
      </w:r>
      <w:r w:rsidRPr="008A5B87">
        <w:rPr>
          <w:rFonts w:hint="eastAsia"/>
          <w:b w:val="0"/>
          <w:noProof/>
          <w:sz w:val="18"/>
          <w:lang w:val="ja-JP"/>
        </w:rPr>
        <w:t>医師の経験と</w:t>
      </w:r>
      <w:r>
        <w:rPr>
          <w:rFonts w:hint="eastAsia"/>
          <w:b w:val="0"/>
          <w:noProof/>
          <w:sz w:val="18"/>
          <w:lang w:val="ja-JP"/>
        </w:rPr>
        <w:t>勘</w:t>
      </w:r>
      <w:r w:rsidRPr="008A5B87">
        <w:rPr>
          <w:rFonts w:hint="eastAsia"/>
          <w:b w:val="0"/>
          <w:noProof/>
          <w:sz w:val="18"/>
          <w:lang w:val="ja-JP"/>
        </w:rPr>
        <w:t>が重要視される</w:t>
      </w:r>
      <w:r>
        <w:rPr>
          <w:rFonts w:hint="eastAsia"/>
          <w:b w:val="0"/>
          <w:noProof/>
          <w:sz w:val="18"/>
          <w:lang w:val="ja-JP"/>
        </w:rPr>
        <w:t>．</w:t>
      </w:r>
    </w:p>
    <w:p w14:paraId="2BFD396C" w14:textId="7A5B827C" w:rsidR="005300C4" w:rsidRDefault="005300C4" w:rsidP="008A5B87">
      <w:pPr>
        <w:pStyle w:val="a"/>
        <w:numPr>
          <w:ilvl w:val="0"/>
          <w:numId w:val="0"/>
        </w:numPr>
        <w:ind w:firstLineChars="100" w:firstLine="180"/>
        <w:rPr>
          <w:b w:val="0"/>
          <w:noProof/>
          <w:sz w:val="18"/>
          <w:lang w:val="ja-JP"/>
        </w:rPr>
      </w:pPr>
      <w:r>
        <w:rPr>
          <w:rFonts w:hint="eastAsia"/>
          <w:b w:val="0"/>
          <w:noProof/>
          <w:sz w:val="18"/>
          <w:lang w:val="ja-JP"/>
        </w:rPr>
        <w:t>この問題に対し，</w:t>
      </w:r>
      <w:r w:rsidRPr="008A5B87">
        <w:rPr>
          <w:rFonts w:hint="eastAsia"/>
          <w:b w:val="0"/>
          <w:noProof/>
          <w:sz w:val="18"/>
          <w:lang w:val="ja-JP"/>
        </w:rPr>
        <w:t>天野</w:t>
      </w:r>
      <w:r>
        <w:rPr>
          <w:rFonts w:hint="eastAsia"/>
          <w:b w:val="0"/>
          <w:noProof/>
          <w:sz w:val="18"/>
          <w:lang w:val="ja-JP"/>
        </w:rPr>
        <w:t>ら</w:t>
      </w:r>
      <w:r w:rsidRPr="008A5B87">
        <w:rPr>
          <w:rFonts w:hint="eastAsia"/>
          <w:b w:val="0"/>
          <w:noProof/>
          <w:sz w:val="18"/>
          <w:lang w:val="ja-JP"/>
        </w:rPr>
        <w:t>が持つ癌の位置を正確にプロジェクションマッピングする技術</w:t>
      </w:r>
      <w:r w:rsidRPr="00B70F7A">
        <w:rPr>
          <w:b w:val="0"/>
          <w:noProof/>
          <w:sz w:val="18"/>
          <w:vertAlign w:val="superscript"/>
        </w:rPr>
        <w:t>[</w:t>
      </w:r>
      <w:ins w:id="3" w:author="セキヒロト" w:date="2025-01-29T22:20:00Z" w16du:dateUtc="2025-01-29T13:20:00Z">
        <w:r w:rsidR="00FB1332">
          <w:rPr>
            <w:b w:val="0"/>
            <w:noProof/>
            <w:sz w:val="18"/>
            <w:vertAlign w:val="superscript"/>
          </w:rPr>
          <w:t>2</w:t>
        </w:r>
      </w:ins>
      <w:del w:id="4" w:author="セキヒロト" w:date="2025-01-29T22:20:00Z" w16du:dateUtc="2025-01-29T13:20:00Z">
        <w:r w:rsidRPr="00B70F7A" w:rsidDel="00FB1332">
          <w:rPr>
            <w:b w:val="0"/>
            <w:noProof/>
            <w:sz w:val="18"/>
            <w:vertAlign w:val="superscript"/>
          </w:rPr>
          <w:delText>1</w:delText>
        </w:r>
      </w:del>
      <w:r w:rsidRPr="00B70F7A">
        <w:rPr>
          <w:b w:val="0"/>
          <w:noProof/>
          <w:sz w:val="18"/>
          <w:vertAlign w:val="superscript"/>
        </w:rPr>
        <w:t>]</w:t>
      </w:r>
      <w:r w:rsidRPr="008A5B87">
        <w:rPr>
          <w:rFonts w:hint="eastAsia"/>
          <w:b w:val="0"/>
          <w:noProof/>
          <w:sz w:val="18"/>
          <w:lang w:val="ja-JP"/>
        </w:rPr>
        <w:t>を用いることで</w:t>
      </w:r>
      <w:r>
        <w:rPr>
          <w:rFonts w:hint="eastAsia"/>
          <w:b w:val="0"/>
          <w:noProof/>
          <w:sz w:val="18"/>
          <w:lang w:val="ja-JP"/>
        </w:rPr>
        <w:t>，</w:t>
      </w:r>
      <w:r w:rsidRPr="008A5B87">
        <w:rPr>
          <w:rFonts w:hint="eastAsia"/>
          <w:b w:val="0"/>
          <w:noProof/>
          <w:sz w:val="18"/>
          <w:lang w:val="ja-JP"/>
        </w:rPr>
        <w:t>過不足ない切除手術の可能性を高めることができる</w:t>
      </w:r>
      <w:r>
        <w:rPr>
          <w:rFonts w:hint="eastAsia"/>
          <w:b w:val="0"/>
          <w:noProof/>
          <w:sz w:val="18"/>
          <w:lang w:val="ja-JP"/>
        </w:rPr>
        <w:t>．こ</w:t>
      </w:r>
      <w:r w:rsidRPr="008A5B87">
        <w:rPr>
          <w:rFonts w:hint="eastAsia"/>
          <w:b w:val="0"/>
          <w:noProof/>
          <w:sz w:val="18"/>
          <w:lang w:val="ja-JP"/>
        </w:rPr>
        <w:t>の</w:t>
      </w:r>
      <w:r>
        <w:rPr>
          <w:rFonts w:hint="eastAsia"/>
          <w:b w:val="0"/>
          <w:noProof/>
          <w:sz w:val="18"/>
          <w:lang w:val="ja-JP"/>
        </w:rPr>
        <w:t>技術を適用する</w:t>
      </w:r>
      <w:r w:rsidRPr="008A5B87">
        <w:rPr>
          <w:rFonts w:hint="eastAsia"/>
          <w:b w:val="0"/>
          <w:noProof/>
          <w:sz w:val="18"/>
          <w:lang w:val="ja-JP"/>
        </w:rPr>
        <w:t>ために</w:t>
      </w:r>
      <w:r>
        <w:rPr>
          <w:rFonts w:hint="eastAsia"/>
          <w:b w:val="0"/>
          <w:noProof/>
          <w:sz w:val="18"/>
          <w:lang w:val="ja-JP"/>
        </w:rPr>
        <w:t>は，</w:t>
      </w:r>
      <w:r w:rsidRPr="008A5B87">
        <w:rPr>
          <w:rFonts w:hint="eastAsia"/>
          <w:b w:val="0"/>
          <w:noProof/>
          <w:sz w:val="18"/>
          <w:lang w:val="ja-JP"/>
        </w:rPr>
        <w:t>腹臥位造影</w:t>
      </w:r>
      <w:r w:rsidRPr="008A5B87">
        <w:rPr>
          <w:rFonts w:hint="eastAsia"/>
          <w:b w:val="0"/>
          <w:noProof/>
          <w:sz w:val="18"/>
          <w:lang w:val="ja-JP"/>
        </w:rPr>
        <w:t>MRI</w:t>
      </w:r>
      <w:r w:rsidRPr="008A5B87">
        <w:rPr>
          <w:rFonts w:hint="eastAsia"/>
          <w:b w:val="0"/>
          <w:noProof/>
          <w:sz w:val="18"/>
          <w:lang w:val="ja-JP"/>
        </w:rPr>
        <w:t>（造影剤を使用するうつ伏せ状態での</w:t>
      </w:r>
      <w:r w:rsidRPr="008A5B87">
        <w:rPr>
          <w:rFonts w:hint="eastAsia"/>
          <w:b w:val="0"/>
          <w:noProof/>
          <w:sz w:val="18"/>
          <w:lang w:val="ja-JP"/>
        </w:rPr>
        <w:t xml:space="preserve"> MRI</w:t>
      </w:r>
      <w:r w:rsidRPr="008A5B87">
        <w:rPr>
          <w:rFonts w:hint="eastAsia"/>
          <w:b w:val="0"/>
          <w:noProof/>
          <w:sz w:val="18"/>
          <w:lang w:val="ja-JP"/>
        </w:rPr>
        <w:t>）と背臥位造影</w:t>
      </w:r>
      <w:r w:rsidRPr="008A5B87">
        <w:rPr>
          <w:rFonts w:hint="eastAsia"/>
          <w:b w:val="0"/>
          <w:noProof/>
          <w:sz w:val="18"/>
          <w:lang w:val="ja-JP"/>
        </w:rPr>
        <w:t>MRI</w:t>
      </w:r>
      <w:r w:rsidRPr="008A5B87">
        <w:rPr>
          <w:rFonts w:hint="eastAsia"/>
          <w:b w:val="0"/>
          <w:noProof/>
          <w:sz w:val="18"/>
          <w:lang w:val="ja-JP"/>
        </w:rPr>
        <w:t>（造影剤を使用する仰向け状態の</w:t>
      </w:r>
      <w:r w:rsidRPr="008A5B87">
        <w:rPr>
          <w:rFonts w:hint="eastAsia"/>
          <w:b w:val="0"/>
          <w:noProof/>
          <w:sz w:val="18"/>
          <w:lang w:val="ja-JP"/>
        </w:rPr>
        <w:t xml:space="preserve"> MRI</w:t>
      </w:r>
      <w:r w:rsidRPr="008A5B87">
        <w:rPr>
          <w:rFonts w:hint="eastAsia"/>
          <w:b w:val="0"/>
          <w:noProof/>
          <w:sz w:val="18"/>
          <w:lang w:val="ja-JP"/>
        </w:rPr>
        <w:t>）が必要となる</w:t>
      </w:r>
      <w:r>
        <w:rPr>
          <w:rFonts w:hint="eastAsia"/>
          <w:b w:val="0"/>
          <w:noProof/>
          <w:sz w:val="18"/>
          <w:lang w:val="ja-JP"/>
        </w:rPr>
        <w:t>．</w:t>
      </w:r>
      <w:r w:rsidRPr="008A5B87">
        <w:rPr>
          <w:rFonts w:hint="eastAsia"/>
          <w:b w:val="0"/>
          <w:noProof/>
          <w:sz w:val="18"/>
          <w:lang w:val="ja-JP"/>
        </w:rPr>
        <w:t>しかし</w:t>
      </w:r>
      <w:r>
        <w:rPr>
          <w:rFonts w:hint="eastAsia"/>
          <w:b w:val="0"/>
          <w:noProof/>
          <w:sz w:val="18"/>
          <w:lang w:val="ja-JP"/>
        </w:rPr>
        <w:t>，</w:t>
      </w:r>
      <w:r w:rsidRPr="008A5B87">
        <w:rPr>
          <w:rFonts w:hint="eastAsia"/>
          <w:b w:val="0"/>
          <w:noProof/>
          <w:sz w:val="18"/>
          <w:lang w:val="ja-JP"/>
        </w:rPr>
        <w:t>その</w:t>
      </w:r>
      <w:r>
        <w:rPr>
          <w:rFonts w:hint="eastAsia"/>
          <w:b w:val="0"/>
          <w:noProof/>
          <w:sz w:val="18"/>
          <w:lang w:val="ja-JP"/>
        </w:rPr>
        <w:t>2</w:t>
      </w:r>
      <w:r w:rsidRPr="008A5B87">
        <w:rPr>
          <w:rFonts w:hint="eastAsia"/>
          <w:b w:val="0"/>
          <w:noProof/>
          <w:sz w:val="18"/>
          <w:lang w:val="ja-JP"/>
        </w:rPr>
        <w:t>回の</w:t>
      </w:r>
      <w:r w:rsidRPr="008A5B87">
        <w:rPr>
          <w:rFonts w:hint="eastAsia"/>
          <w:b w:val="0"/>
          <w:noProof/>
          <w:sz w:val="18"/>
          <w:lang w:val="ja-JP"/>
        </w:rPr>
        <w:t xml:space="preserve">MRI </w:t>
      </w:r>
      <w:r w:rsidRPr="008A5B87">
        <w:rPr>
          <w:rFonts w:hint="eastAsia"/>
          <w:b w:val="0"/>
          <w:noProof/>
          <w:sz w:val="18"/>
          <w:lang w:val="ja-JP"/>
        </w:rPr>
        <w:t>検査を行うために造影剤を</w:t>
      </w:r>
      <w:r>
        <w:rPr>
          <w:rFonts w:hint="eastAsia"/>
          <w:b w:val="0"/>
          <w:noProof/>
          <w:sz w:val="18"/>
          <w:lang w:val="ja-JP"/>
        </w:rPr>
        <w:t>2</w:t>
      </w:r>
      <w:r w:rsidRPr="008A5B87">
        <w:rPr>
          <w:rFonts w:hint="eastAsia"/>
          <w:b w:val="0"/>
          <w:noProof/>
          <w:sz w:val="18"/>
          <w:lang w:val="ja-JP"/>
        </w:rPr>
        <w:t>回投与することによる</w:t>
      </w:r>
      <w:r>
        <w:rPr>
          <w:rFonts w:hint="eastAsia"/>
          <w:b w:val="0"/>
          <w:noProof/>
          <w:sz w:val="18"/>
          <w:lang w:val="ja-JP"/>
        </w:rPr>
        <w:t>，</w:t>
      </w:r>
      <w:r w:rsidRPr="008A5B87">
        <w:rPr>
          <w:rFonts w:hint="eastAsia"/>
          <w:b w:val="0"/>
          <w:noProof/>
          <w:sz w:val="18"/>
          <w:lang w:val="ja-JP"/>
        </w:rPr>
        <w:t>経済的負担やアレルギーのリスクが高まる身体的負担から</w:t>
      </w:r>
      <w:r>
        <w:rPr>
          <w:rFonts w:hint="eastAsia"/>
          <w:b w:val="0"/>
          <w:noProof/>
          <w:sz w:val="18"/>
          <w:lang w:val="ja-JP"/>
        </w:rPr>
        <w:t>，</w:t>
      </w:r>
      <w:r w:rsidRPr="008A5B87">
        <w:rPr>
          <w:rFonts w:hint="eastAsia"/>
          <w:b w:val="0"/>
          <w:noProof/>
          <w:sz w:val="18"/>
          <w:lang w:val="ja-JP"/>
        </w:rPr>
        <w:t>選択する患者が少ない状況である</w:t>
      </w:r>
      <w:r>
        <w:rPr>
          <w:rFonts w:hint="eastAsia"/>
          <w:b w:val="0"/>
          <w:noProof/>
          <w:sz w:val="18"/>
          <w:lang w:val="ja-JP"/>
        </w:rPr>
        <w:t>．</w:t>
      </w:r>
    </w:p>
    <w:p w14:paraId="2C90AD11" w14:textId="6E9C182C" w:rsidR="005300C4" w:rsidRDefault="005300C4" w:rsidP="004F2EE0">
      <w:pPr>
        <w:pStyle w:val="a"/>
        <w:numPr>
          <w:ilvl w:val="0"/>
          <w:numId w:val="0"/>
        </w:numPr>
        <w:ind w:firstLineChars="100" w:firstLine="180"/>
        <w:rPr>
          <w:b w:val="0"/>
          <w:noProof/>
          <w:sz w:val="18"/>
          <w:lang w:val="ja-JP"/>
        </w:rPr>
      </w:pPr>
      <w:r w:rsidRPr="008A5B87">
        <w:rPr>
          <w:rFonts w:hint="eastAsia"/>
          <w:b w:val="0"/>
          <w:noProof/>
          <w:sz w:val="18"/>
          <w:lang w:val="ja-JP"/>
        </w:rPr>
        <w:t>先行研究</w:t>
      </w:r>
      <w:r w:rsidRPr="00C50099">
        <w:rPr>
          <w:rFonts w:hint="eastAsia"/>
          <w:b w:val="0"/>
          <w:noProof/>
          <w:sz w:val="18"/>
          <w:vertAlign w:val="superscript"/>
          <w:lang w:val="ja-JP"/>
        </w:rPr>
        <w:t>[</w:t>
      </w:r>
      <w:ins w:id="5" w:author="セキヒロト" w:date="2025-01-29T22:20:00Z" w16du:dateUtc="2025-01-29T13:20:00Z">
        <w:r w:rsidR="00FB1332">
          <w:rPr>
            <w:b w:val="0"/>
            <w:noProof/>
            <w:sz w:val="18"/>
            <w:vertAlign w:val="superscript"/>
          </w:rPr>
          <w:t>3</w:t>
        </w:r>
      </w:ins>
      <w:del w:id="6" w:author="セキヒロト" w:date="2025-01-29T22:20:00Z" w16du:dateUtc="2025-01-29T13:20:00Z">
        <w:r w:rsidR="00A81685" w:rsidDel="00FB1332">
          <w:rPr>
            <w:b w:val="0"/>
            <w:noProof/>
            <w:sz w:val="18"/>
            <w:vertAlign w:val="superscript"/>
          </w:rPr>
          <w:delText>2</w:delText>
        </w:r>
      </w:del>
      <w:r w:rsidRPr="00C50099">
        <w:rPr>
          <w:rFonts w:hint="eastAsia"/>
          <w:b w:val="0"/>
          <w:noProof/>
          <w:sz w:val="18"/>
          <w:vertAlign w:val="superscript"/>
          <w:lang w:val="ja-JP"/>
        </w:rPr>
        <w:t>][</w:t>
      </w:r>
      <w:ins w:id="7" w:author="セキヒロト" w:date="2025-01-29T22:20:00Z" w16du:dateUtc="2025-01-29T13:20:00Z">
        <w:r w:rsidR="00FB1332">
          <w:rPr>
            <w:b w:val="0"/>
            <w:noProof/>
            <w:sz w:val="18"/>
            <w:vertAlign w:val="superscript"/>
          </w:rPr>
          <w:t>4</w:t>
        </w:r>
      </w:ins>
      <w:del w:id="8" w:author="セキヒロト" w:date="2025-01-29T22:20:00Z" w16du:dateUtc="2025-01-29T13:20:00Z">
        <w:r w:rsidR="00A81685" w:rsidDel="00FB1332">
          <w:rPr>
            <w:b w:val="0"/>
            <w:noProof/>
            <w:sz w:val="18"/>
            <w:vertAlign w:val="superscript"/>
          </w:rPr>
          <w:delText>3</w:delText>
        </w:r>
      </w:del>
      <w:r w:rsidRPr="00C50099">
        <w:rPr>
          <w:rFonts w:hint="eastAsia"/>
          <w:b w:val="0"/>
          <w:noProof/>
          <w:sz w:val="18"/>
          <w:vertAlign w:val="superscript"/>
          <w:lang w:val="ja-JP"/>
        </w:rPr>
        <w:t>]</w:t>
      </w:r>
      <w:r w:rsidRPr="008A5B87">
        <w:rPr>
          <w:rFonts w:hint="eastAsia"/>
          <w:b w:val="0"/>
          <w:noProof/>
          <w:sz w:val="18"/>
          <w:lang w:val="ja-JP"/>
        </w:rPr>
        <w:t>では</w:t>
      </w:r>
      <w:r>
        <w:rPr>
          <w:rFonts w:hint="eastAsia"/>
          <w:b w:val="0"/>
          <w:noProof/>
          <w:sz w:val="18"/>
          <w:lang w:val="ja-JP"/>
        </w:rPr>
        <w:t>，造影剤一回の投与での</w:t>
      </w:r>
      <w:r>
        <w:rPr>
          <w:rFonts w:hint="eastAsia"/>
          <w:b w:val="0"/>
          <w:noProof/>
          <w:sz w:val="18"/>
          <w:lang w:val="ja-JP"/>
        </w:rPr>
        <w:t>MRI</w:t>
      </w:r>
      <w:r>
        <w:rPr>
          <w:rFonts w:hint="eastAsia"/>
          <w:b w:val="0"/>
          <w:noProof/>
          <w:sz w:val="18"/>
          <w:lang w:val="ja-JP"/>
        </w:rPr>
        <w:t>検査を可能にするために，</w:t>
      </w:r>
      <w:r w:rsidRPr="008A5B87">
        <w:rPr>
          <w:rFonts w:hint="eastAsia"/>
          <w:b w:val="0"/>
          <w:noProof/>
          <w:sz w:val="18"/>
          <w:lang w:val="ja-JP"/>
        </w:rPr>
        <w:t>Gererative Adversarial Networks</w:t>
      </w:r>
      <w:r w:rsidRPr="008A5B87">
        <w:rPr>
          <w:rFonts w:hint="eastAsia"/>
          <w:b w:val="0"/>
          <w:noProof/>
          <w:sz w:val="18"/>
          <w:lang w:val="ja-JP"/>
        </w:rPr>
        <w:t>（</w:t>
      </w:r>
      <w:r w:rsidRPr="008A5B87">
        <w:rPr>
          <w:rFonts w:hint="eastAsia"/>
          <w:b w:val="0"/>
          <w:noProof/>
          <w:sz w:val="18"/>
          <w:lang w:val="ja-JP"/>
        </w:rPr>
        <w:t>GAN</w:t>
      </w:r>
      <w:r w:rsidRPr="008A5B87">
        <w:rPr>
          <w:rFonts w:hint="eastAsia"/>
          <w:b w:val="0"/>
          <w:noProof/>
          <w:sz w:val="18"/>
          <w:lang w:val="ja-JP"/>
        </w:rPr>
        <w:t>）の一種である</w:t>
      </w:r>
      <w:r w:rsidRPr="008A5B87">
        <w:rPr>
          <w:rFonts w:hint="eastAsia"/>
          <w:b w:val="0"/>
          <w:noProof/>
          <w:sz w:val="18"/>
          <w:lang w:val="ja-JP"/>
        </w:rPr>
        <w:t>CycleGAN</w:t>
      </w:r>
      <w:r w:rsidRPr="008A5B87">
        <w:rPr>
          <w:rFonts w:hint="eastAsia"/>
          <w:b w:val="0"/>
          <w:noProof/>
          <w:sz w:val="18"/>
          <w:lang w:val="ja-JP"/>
        </w:rPr>
        <w:t>による造影・非造影</w:t>
      </w:r>
      <w:r>
        <w:rPr>
          <w:b w:val="0"/>
          <w:noProof/>
          <w:sz w:val="18"/>
        </w:rPr>
        <w:t>MRI</w:t>
      </w:r>
      <w:r w:rsidRPr="008A5B87">
        <w:rPr>
          <w:rFonts w:hint="eastAsia"/>
          <w:b w:val="0"/>
          <w:noProof/>
          <w:sz w:val="18"/>
          <w:lang w:val="ja-JP"/>
        </w:rPr>
        <w:t>の相互変換を行</w:t>
      </w:r>
      <w:r>
        <w:rPr>
          <w:rFonts w:hint="eastAsia"/>
          <w:b w:val="0"/>
          <w:noProof/>
          <w:sz w:val="18"/>
          <w:lang w:val="ja-JP"/>
        </w:rPr>
        <w:t>った．</w:t>
      </w:r>
      <w:r w:rsidRPr="008A5B87">
        <w:rPr>
          <w:rFonts w:hint="eastAsia"/>
          <w:b w:val="0"/>
          <w:noProof/>
          <w:sz w:val="18"/>
          <w:lang w:val="ja-JP"/>
        </w:rPr>
        <w:t>結果として</w:t>
      </w:r>
      <w:r>
        <w:rPr>
          <w:rFonts w:hint="eastAsia"/>
          <w:b w:val="0"/>
          <w:noProof/>
          <w:sz w:val="18"/>
          <w:lang w:val="ja-JP"/>
        </w:rPr>
        <w:t>，</w:t>
      </w:r>
      <w:r w:rsidRPr="008A5B87">
        <w:rPr>
          <w:rFonts w:hint="eastAsia"/>
          <w:b w:val="0"/>
          <w:noProof/>
          <w:sz w:val="18"/>
          <w:lang w:val="ja-JP"/>
        </w:rPr>
        <w:t>腹臥位</w:t>
      </w:r>
      <w:r>
        <w:rPr>
          <w:rFonts w:hint="eastAsia"/>
          <w:b w:val="0"/>
          <w:noProof/>
          <w:sz w:val="18"/>
          <w:lang w:val="ja-JP"/>
        </w:rPr>
        <w:t>造影</w:t>
      </w:r>
      <w:r w:rsidRPr="008A5B87">
        <w:rPr>
          <w:rFonts w:hint="eastAsia"/>
          <w:b w:val="0"/>
          <w:noProof/>
          <w:sz w:val="18"/>
          <w:lang w:val="ja-JP"/>
        </w:rPr>
        <w:t>MRI</w:t>
      </w:r>
      <w:r>
        <w:rPr>
          <w:rFonts w:hint="eastAsia"/>
          <w:b w:val="0"/>
          <w:noProof/>
          <w:sz w:val="18"/>
          <w:lang w:val="ja-JP"/>
        </w:rPr>
        <w:t>と腹臥位非造影</w:t>
      </w:r>
      <w:r>
        <w:rPr>
          <w:rFonts w:hint="eastAsia"/>
          <w:b w:val="0"/>
          <w:noProof/>
          <w:sz w:val="18"/>
          <w:lang w:val="ja-JP"/>
        </w:rPr>
        <w:t>MRI</w:t>
      </w:r>
      <w:r>
        <w:rPr>
          <w:rFonts w:hint="eastAsia"/>
          <w:b w:val="0"/>
          <w:noProof/>
          <w:sz w:val="18"/>
          <w:lang w:val="ja-JP"/>
        </w:rPr>
        <w:t>の変換を行う</w:t>
      </w:r>
      <w:r w:rsidRPr="008A5B87">
        <w:rPr>
          <w:rFonts w:hint="eastAsia"/>
          <w:b w:val="0"/>
          <w:noProof/>
          <w:sz w:val="18"/>
          <w:lang w:val="ja-JP"/>
        </w:rPr>
        <w:t>ことができたが</w:t>
      </w:r>
      <w:r>
        <w:rPr>
          <w:rFonts w:hint="eastAsia"/>
          <w:b w:val="0"/>
          <w:noProof/>
          <w:sz w:val="18"/>
          <w:lang w:val="ja-JP"/>
        </w:rPr>
        <w:t>，</w:t>
      </w:r>
      <w:r w:rsidRPr="008A5B87">
        <w:rPr>
          <w:rFonts w:hint="eastAsia"/>
          <w:b w:val="0"/>
          <w:noProof/>
          <w:sz w:val="18"/>
          <w:lang w:val="ja-JP"/>
        </w:rPr>
        <w:t>背臥位非造影</w:t>
      </w:r>
      <w:r w:rsidRPr="008A5B87">
        <w:rPr>
          <w:rFonts w:hint="eastAsia"/>
          <w:b w:val="0"/>
          <w:noProof/>
          <w:sz w:val="18"/>
          <w:lang w:val="ja-JP"/>
        </w:rPr>
        <w:t xml:space="preserve"> MRI </w:t>
      </w:r>
      <w:r w:rsidRPr="008A5B87">
        <w:rPr>
          <w:rFonts w:hint="eastAsia"/>
          <w:b w:val="0"/>
          <w:noProof/>
          <w:sz w:val="18"/>
          <w:lang w:val="ja-JP"/>
        </w:rPr>
        <w:t>と背臥位造影</w:t>
      </w:r>
      <w:r w:rsidRPr="008A5B87">
        <w:rPr>
          <w:rFonts w:hint="eastAsia"/>
          <w:b w:val="0"/>
          <w:noProof/>
          <w:sz w:val="18"/>
          <w:lang w:val="ja-JP"/>
        </w:rPr>
        <w:t xml:space="preserve"> MRI </w:t>
      </w:r>
      <w:r w:rsidRPr="008A5B87">
        <w:rPr>
          <w:rFonts w:hint="eastAsia"/>
          <w:b w:val="0"/>
          <w:noProof/>
          <w:sz w:val="18"/>
          <w:lang w:val="ja-JP"/>
        </w:rPr>
        <w:t>の変換はできていなかった</w:t>
      </w:r>
      <w:r>
        <w:rPr>
          <w:rFonts w:hint="eastAsia"/>
          <w:b w:val="0"/>
          <w:noProof/>
          <w:sz w:val="18"/>
          <w:lang w:val="ja-JP"/>
        </w:rPr>
        <w:t>．</w:t>
      </w:r>
      <w:r w:rsidRPr="008A5B87">
        <w:rPr>
          <w:rFonts w:hint="eastAsia"/>
          <w:b w:val="0"/>
          <w:noProof/>
          <w:sz w:val="18"/>
          <w:lang w:val="ja-JP"/>
        </w:rPr>
        <w:t>また</w:t>
      </w:r>
      <w:r>
        <w:rPr>
          <w:rFonts w:hint="eastAsia"/>
          <w:b w:val="0"/>
          <w:noProof/>
          <w:sz w:val="18"/>
          <w:lang w:val="ja-JP"/>
        </w:rPr>
        <w:t>，</w:t>
      </w:r>
      <w:r w:rsidRPr="008A5B87">
        <w:rPr>
          <w:rFonts w:hint="eastAsia"/>
          <w:b w:val="0"/>
          <w:noProof/>
          <w:sz w:val="18"/>
          <w:lang w:val="ja-JP"/>
        </w:rPr>
        <w:t xml:space="preserve">GAN </w:t>
      </w:r>
      <w:r w:rsidRPr="008A5B87">
        <w:rPr>
          <w:rFonts w:hint="eastAsia"/>
          <w:b w:val="0"/>
          <w:noProof/>
          <w:sz w:val="18"/>
          <w:lang w:val="ja-JP"/>
        </w:rPr>
        <w:t>は学習が不安定であると報告されており</w:t>
      </w:r>
      <w:r>
        <w:rPr>
          <w:rFonts w:hint="eastAsia"/>
          <w:b w:val="0"/>
          <w:noProof/>
          <w:sz w:val="18"/>
          <w:lang w:val="ja-JP"/>
        </w:rPr>
        <w:t>，より安定した最新</w:t>
      </w:r>
      <w:r w:rsidRPr="008A5B87">
        <w:rPr>
          <w:rFonts w:hint="eastAsia"/>
          <w:b w:val="0"/>
          <w:noProof/>
          <w:sz w:val="18"/>
          <w:lang w:val="ja-JP"/>
        </w:rPr>
        <w:t>の生成モデル</w:t>
      </w:r>
      <w:r>
        <w:rPr>
          <w:rFonts w:hint="eastAsia"/>
          <w:b w:val="0"/>
          <w:noProof/>
          <w:sz w:val="18"/>
          <w:lang w:val="ja-JP"/>
        </w:rPr>
        <w:t>への期待がある．</w:t>
      </w:r>
    </w:p>
    <w:p w14:paraId="076B5A75" w14:textId="11C70DE8" w:rsidR="00EC399D" w:rsidDel="00F01D92" w:rsidRDefault="005300C4" w:rsidP="00F54119">
      <w:pPr>
        <w:pStyle w:val="a"/>
        <w:numPr>
          <w:ilvl w:val="0"/>
          <w:numId w:val="0"/>
        </w:numPr>
        <w:ind w:firstLineChars="100" w:firstLine="180"/>
        <w:rPr>
          <w:del w:id="9" w:author="セキヒロト" w:date="2025-01-29T22:35:00Z" w16du:dateUtc="2025-01-29T13:35:00Z"/>
          <w:b w:val="0"/>
          <w:noProof/>
          <w:sz w:val="18"/>
          <w:lang w:val="ja-JP"/>
        </w:rPr>
      </w:pPr>
      <w:r w:rsidRPr="008A5B87">
        <w:rPr>
          <w:rFonts w:hint="eastAsia"/>
          <w:b w:val="0"/>
          <w:noProof/>
          <w:sz w:val="18"/>
          <w:lang w:val="ja-JP"/>
        </w:rPr>
        <w:t>そこで本研究では</w:t>
      </w:r>
      <w:r>
        <w:rPr>
          <w:rFonts w:hint="eastAsia"/>
          <w:b w:val="0"/>
          <w:noProof/>
          <w:sz w:val="18"/>
          <w:lang w:val="ja-JP"/>
        </w:rPr>
        <w:t>，安定した造影・非造影</w:t>
      </w:r>
      <w:r>
        <w:rPr>
          <w:rFonts w:hint="eastAsia"/>
          <w:b w:val="0"/>
          <w:noProof/>
          <w:sz w:val="18"/>
          <w:lang w:val="ja-JP"/>
        </w:rPr>
        <w:t>MRI</w:t>
      </w:r>
      <w:r>
        <w:rPr>
          <w:rFonts w:hint="eastAsia"/>
          <w:b w:val="0"/>
          <w:noProof/>
          <w:sz w:val="18"/>
          <w:lang w:val="ja-JP"/>
        </w:rPr>
        <w:t>の変換のために，</w:t>
      </w:r>
      <w:r w:rsidRPr="008A5B87">
        <w:rPr>
          <w:rFonts w:hint="eastAsia"/>
          <w:b w:val="0"/>
          <w:noProof/>
          <w:sz w:val="18"/>
          <w:lang w:val="ja-JP"/>
        </w:rPr>
        <w:t>GA</w:t>
      </w:r>
      <w:r>
        <w:rPr>
          <w:rFonts w:hint="eastAsia"/>
          <w:b w:val="0"/>
          <w:noProof/>
          <w:sz w:val="18"/>
          <w:lang w:val="ja-JP"/>
        </w:rPr>
        <w:t>N</w:t>
      </w:r>
      <w:r w:rsidRPr="008A5B87">
        <w:rPr>
          <w:rFonts w:hint="eastAsia"/>
          <w:b w:val="0"/>
          <w:noProof/>
          <w:sz w:val="18"/>
          <w:lang w:val="ja-JP"/>
        </w:rPr>
        <w:t>ではなく学習に安定性がある</w:t>
      </w:r>
      <w:r w:rsidRPr="008A5B87">
        <w:rPr>
          <w:rFonts w:hint="eastAsia"/>
          <w:b w:val="0"/>
          <w:noProof/>
          <w:sz w:val="18"/>
          <w:lang w:val="ja-JP"/>
        </w:rPr>
        <w:t xml:space="preserve"> Diffusion Models</w:t>
      </w:r>
      <w:r w:rsidRPr="00C50099">
        <w:rPr>
          <w:rFonts w:hint="eastAsia"/>
          <w:b w:val="0"/>
          <w:noProof/>
          <w:sz w:val="18"/>
          <w:vertAlign w:val="superscript"/>
          <w:lang w:val="ja-JP"/>
        </w:rPr>
        <w:t>[</w:t>
      </w:r>
      <w:ins w:id="10" w:author="セキヒロト" w:date="2025-01-29T22:20:00Z" w16du:dateUtc="2025-01-29T13:20:00Z">
        <w:r w:rsidR="00FB1332">
          <w:rPr>
            <w:b w:val="0"/>
            <w:noProof/>
            <w:sz w:val="18"/>
            <w:vertAlign w:val="superscript"/>
          </w:rPr>
          <w:t>5</w:t>
        </w:r>
      </w:ins>
      <w:del w:id="11" w:author="セキヒロト" w:date="2025-01-29T22:20:00Z" w16du:dateUtc="2025-01-29T13:20:00Z">
        <w:r w:rsidR="00D74248" w:rsidDel="00FB1332">
          <w:rPr>
            <w:b w:val="0"/>
            <w:noProof/>
            <w:sz w:val="18"/>
            <w:vertAlign w:val="superscript"/>
          </w:rPr>
          <w:delText>4</w:delText>
        </w:r>
      </w:del>
      <w:r w:rsidRPr="00C50099">
        <w:rPr>
          <w:rFonts w:hint="eastAsia"/>
          <w:b w:val="0"/>
          <w:noProof/>
          <w:sz w:val="18"/>
          <w:vertAlign w:val="superscript"/>
          <w:lang w:val="ja-JP"/>
        </w:rPr>
        <w:t>]</w:t>
      </w:r>
      <w:r w:rsidRPr="008A5B87">
        <w:rPr>
          <w:rFonts w:hint="eastAsia"/>
          <w:b w:val="0"/>
          <w:noProof/>
          <w:sz w:val="18"/>
          <w:lang w:val="ja-JP"/>
        </w:rPr>
        <w:t>を用いた腹臥位の造影・非造影の変換を行い</w:t>
      </w:r>
      <w:r>
        <w:rPr>
          <w:rFonts w:hint="eastAsia"/>
          <w:b w:val="0"/>
          <w:noProof/>
          <w:sz w:val="18"/>
          <w:lang w:val="ja-JP"/>
        </w:rPr>
        <w:t>，</w:t>
      </w:r>
      <w:r w:rsidRPr="008A5B87">
        <w:rPr>
          <w:rFonts w:hint="eastAsia"/>
          <w:b w:val="0"/>
          <w:noProof/>
          <w:sz w:val="18"/>
          <w:lang w:val="ja-JP"/>
        </w:rPr>
        <w:t>変換画像の品質について評価する</w:t>
      </w:r>
      <w:r>
        <w:rPr>
          <w:rFonts w:hint="eastAsia"/>
          <w:b w:val="0"/>
          <w:noProof/>
          <w:sz w:val="18"/>
          <w:lang w:val="ja-JP"/>
        </w:rPr>
        <w:t>．</w:t>
      </w:r>
    </w:p>
    <w:p w14:paraId="177774D0" w14:textId="4DA0E9E1" w:rsidR="008E6A2A" w:rsidRDefault="008E6A2A" w:rsidP="00F01D92">
      <w:pPr>
        <w:pStyle w:val="a"/>
        <w:numPr>
          <w:ilvl w:val="0"/>
          <w:numId w:val="0"/>
        </w:numPr>
        <w:ind w:firstLineChars="100" w:firstLine="180"/>
        <w:rPr>
          <w:b w:val="0"/>
          <w:noProof/>
          <w:sz w:val="18"/>
          <w:lang w:val="ja-JP"/>
        </w:rPr>
      </w:pPr>
    </w:p>
    <w:p w14:paraId="168AEB9D" w14:textId="77777777" w:rsidR="005300C4" w:rsidRDefault="005300C4" w:rsidP="00041AF8">
      <w:pPr>
        <w:pStyle w:val="a"/>
      </w:pPr>
      <w:r>
        <w:rPr>
          <w:rFonts w:hint="eastAsia"/>
        </w:rPr>
        <w:t>方法</w:t>
      </w:r>
    </w:p>
    <w:p w14:paraId="6A7DABF1" w14:textId="77777777" w:rsidR="005300C4" w:rsidRDefault="005300C4" w:rsidP="00A264D7">
      <w:pPr>
        <w:pStyle w:val="a0"/>
      </w:pPr>
      <w:r>
        <w:rPr>
          <w:rFonts w:hint="eastAsia"/>
        </w:rPr>
        <w:t>腹臥位乳房</w:t>
      </w:r>
      <w:r>
        <w:rPr>
          <w:rFonts w:hint="eastAsia"/>
        </w:rPr>
        <w:t>MRI</w:t>
      </w:r>
      <w:r>
        <w:rPr>
          <w:rFonts w:hint="eastAsia"/>
        </w:rPr>
        <w:t>の変換に用いたモデル</w:t>
      </w:r>
    </w:p>
    <w:p w14:paraId="60DDA51D" w14:textId="54298782" w:rsidR="005300C4" w:rsidRPr="00037C01" w:rsidRDefault="005300C4" w:rsidP="00FB1332">
      <w:pPr>
        <w:ind w:firstLineChars="100" w:firstLine="180"/>
        <w:rPr>
          <w:rFonts w:asciiTheme="minorEastAsia" w:eastAsiaTheme="minorEastAsia" w:hAnsiTheme="minorEastAsia"/>
          <w:color w:val="000000"/>
          <w:szCs w:val="18"/>
          <w:shd w:val="clear" w:color="auto" w:fill="FFFFFF"/>
        </w:rPr>
      </w:pPr>
      <w:r w:rsidRPr="001A6482">
        <w:rPr>
          <w:rFonts w:hint="eastAsia"/>
          <w:bCs/>
        </w:rPr>
        <w:t>Diffusion Models</w:t>
      </w:r>
      <w:r>
        <w:rPr>
          <w:rFonts w:hint="eastAsia"/>
          <w:bCs/>
        </w:rPr>
        <w:t>は，拡散過程と逆拡散過程</w:t>
      </w:r>
      <w:r w:rsidR="00094D8A">
        <w:rPr>
          <w:rFonts w:hint="eastAsia"/>
          <w:bCs/>
        </w:rPr>
        <w:t>という</w:t>
      </w:r>
      <w:r>
        <w:rPr>
          <w:rFonts w:hint="eastAsia"/>
          <w:bCs/>
        </w:rPr>
        <w:t>2</w:t>
      </w:r>
      <w:r>
        <w:rPr>
          <w:rFonts w:hint="eastAsia"/>
          <w:bCs/>
        </w:rPr>
        <w:t>つの過程から構成される．拡散過程は</w:t>
      </w:r>
      <w:r w:rsidR="00EE4386">
        <w:rPr>
          <w:rFonts w:hint="eastAsia"/>
          <w:bCs/>
        </w:rPr>
        <w:t>，</w:t>
      </w:r>
      <w:r>
        <w:rPr>
          <w:rFonts w:hint="eastAsia"/>
          <w:bCs/>
        </w:rPr>
        <w:t>式（</w:t>
      </w:r>
      <w:r>
        <w:rPr>
          <w:rFonts w:hint="eastAsia"/>
          <w:bCs/>
        </w:rPr>
        <w:t>1</w:t>
      </w:r>
      <w:r>
        <w:rPr>
          <w:rFonts w:hint="eastAsia"/>
          <w:bCs/>
        </w:rPr>
        <w:t>）で表される</w:t>
      </w:r>
      <w:r w:rsidR="00952B7D">
        <w:rPr>
          <w:rFonts w:hint="eastAsia"/>
          <w:bCs/>
        </w:rPr>
        <w:t>．</w:t>
      </w:r>
      <m:oMath>
        <m:sSub>
          <m:sSubPr>
            <m:ctrlPr>
              <w:rPr>
                <w:rStyle w:val="mclose"/>
                <w:rFonts w:ascii="Cambria Math" w:hAnsi="Cambria Math" w:cs="Times New Roman"/>
                <w:i/>
                <w:color w:val="000000"/>
                <w:szCs w:val="18"/>
                <w:shd w:val="clear" w:color="auto" w:fill="FFFFFF"/>
              </w:rPr>
            </m:ctrlPr>
          </m:sSubPr>
          <m:e>
            <m:r>
              <w:rPr>
                <w:rStyle w:val="mclose"/>
                <w:rFonts w:ascii="Cambria Math" w:hAnsi="Cambria Math" w:cs="Times New Roman"/>
                <w:color w:val="000000"/>
                <w:szCs w:val="18"/>
                <w:shd w:val="clear" w:color="auto" w:fill="FFFFFF"/>
              </w:rPr>
              <m:t>β</m:t>
            </m:r>
          </m:e>
          <m:sub>
            <m:r>
              <w:rPr>
                <w:rStyle w:val="mclose"/>
                <w:rFonts w:ascii="Cambria Math" w:hAnsi="Cambria Math" w:cs="Times New Roman"/>
                <w:color w:val="000000"/>
                <w:szCs w:val="18"/>
                <w:shd w:val="clear" w:color="auto" w:fill="FFFFFF"/>
              </w:rPr>
              <m:t>t</m:t>
            </m:r>
          </m:sub>
        </m:sSub>
      </m:oMath>
      <w:r w:rsidR="00707018">
        <w:rPr>
          <w:rStyle w:val="mclose"/>
          <w:rFonts w:ascii="ＭＳ 明朝" w:hAnsi="ＭＳ 明朝" w:hint="eastAsia"/>
          <w:color w:val="000000"/>
          <w:szCs w:val="18"/>
          <w:shd w:val="clear" w:color="auto" w:fill="FFFFFF"/>
        </w:rPr>
        <w:t>は</w:t>
      </w:r>
      <w:r w:rsidR="00707018" w:rsidRPr="00FB1332">
        <w:rPr>
          <w:rStyle w:val="mclose"/>
          <w:rFonts w:cs="Times New Roman"/>
          <w:color w:val="000000"/>
          <w:szCs w:val="18"/>
          <w:shd w:val="clear" w:color="auto" w:fill="FFFFFF"/>
        </w:rPr>
        <w:t>[0,1]</w:t>
      </w:r>
      <w:r w:rsidR="00707018">
        <w:rPr>
          <w:rStyle w:val="mclose"/>
          <w:rFonts w:ascii="ＭＳ 明朝" w:hAnsi="ＭＳ 明朝" w:hint="eastAsia"/>
          <w:color w:val="000000"/>
          <w:szCs w:val="18"/>
          <w:shd w:val="clear" w:color="auto" w:fill="FFFFFF"/>
        </w:rPr>
        <w:t>のノイズスケジューリングパラメータであり，</w:t>
      </w:r>
      <m:oMath>
        <m:r>
          <w:rPr>
            <w:rFonts w:ascii="Cambria Math" w:hAnsi="Cambria Math"/>
            <w:color w:val="000000"/>
            <w:szCs w:val="18"/>
            <w:shd w:val="clear" w:color="auto" w:fill="FFFFFF"/>
          </w:rPr>
          <m:t>T</m:t>
        </m:r>
      </m:oMath>
      <w:r w:rsidR="007E3064">
        <w:rPr>
          <w:rFonts w:ascii="ＭＳ 明朝" w:hAnsi="ＭＳ 明朝" w:hint="eastAsia"/>
          <w:color w:val="000000"/>
          <w:szCs w:val="18"/>
          <w:shd w:val="clear" w:color="auto" w:fill="FFFFFF"/>
        </w:rPr>
        <w:t>に向かって</w:t>
      </w:r>
      <w:r w:rsidR="00707018">
        <w:rPr>
          <w:rStyle w:val="mclose"/>
          <w:rFonts w:ascii="ＭＳ 明朝" w:hAnsi="ＭＳ 明朝" w:hint="eastAsia"/>
          <w:color w:val="000000"/>
          <w:szCs w:val="18"/>
          <w:shd w:val="clear" w:color="auto" w:fill="FFFFFF"/>
        </w:rPr>
        <w:t>線形で大きくなるように設定する．</w:t>
      </w:r>
      <w:r w:rsidRPr="00037C01">
        <w:rPr>
          <w:rFonts w:ascii="ＭＳ 明朝" w:hAnsi="ＭＳ 明朝" w:hint="eastAsia"/>
          <w:color w:val="000000"/>
          <w:szCs w:val="18"/>
          <w:shd w:val="clear" w:color="auto" w:fill="FFFFFF"/>
        </w:rPr>
        <w:t>入力データ</w:t>
      </w:r>
      <m:oMath>
        <m:sSub>
          <m:sSubPr>
            <m:ctrlPr>
              <w:rPr>
                <w:rStyle w:val="mord"/>
                <w:rFonts w:ascii="Cambria Math" w:hAnsi="Cambria Math" w:cs="Times New Roman"/>
                <w:i/>
                <w:color w:val="000000"/>
                <w:szCs w:val="18"/>
                <w:shd w:val="clear" w:color="auto" w:fill="FFFFFF"/>
              </w:rPr>
            </m:ctrlPr>
          </m:sSubPr>
          <m:e>
            <m:r>
              <m:rPr>
                <m:sty m:val="bi"/>
              </m:rPr>
              <w:rPr>
                <w:rStyle w:val="mord"/>
                <w:rFonts w:ascii="Cambria Math" w:hAnsi="Cambria Math" w:cs="Times New Roman"/>
                <w:color w:val="000000"/>
                <w:szCs w:val="18"/>
                <w:shd w:val="clear" w:color="auto" w:fill="FFFFFF"/>
              </w:rPr>
              <m:t>x</m:t>
            </m:r>
          </m:e>
          <m:sub>
            <m:r>
              <w:rPr>
                <w:rStyle w:val="mord"/>
                <w:rFonts w:ascii="Cambria Math" w:hAnsi="Cambria Math" w:cs="Times New Roman"/>
                <w:color w:val="000000"/>
                <w:szCs w:val="18"/>
                <w:shd w:val="clear" w:color="auto" w:fill="FFFFFF"/>
              </w:rPr>
              <m:t>0</m:t>
            </m:r>
          </m:sub>
        </m:sSub>
      </m:oMath>
      <w:r w:rsidRPr="00037C01">
        <w:rPr>
          <w:rFonts w:ascii="ＭＳ 明朝" w:hAnsi="ＭＳ 明朝" w:hint="eastAsia"/>
          <w:color w:val="000000"/>
          <w:szCs w:val="18"/>
          <w:shd w:val="clear" w:color="auto" w:fill="FFFFFF"/>
        </w:rPr>
        <w:t>に</w:t>
      </w:r>
      <m:oMath>
        <m:sSub>
          <m:sSubPr>
            <m:ctrlPr>
              <w:rPr>
                <w:rStyle w:val="mclose"/>
                <w:rFonts w:ascii="Cambria Math" w:hAnsi="Cambria Math" w:cs="Times New Roman"/>
                <w:i/>
                <w:color w:val="000000"/>
                <w:szCs w:val="18"/>
                <w:shd w:val="clear" w:color="auto" w:fill="FFFFFF"/>
              </w:rPr>
            </m:ctrlPr>
          </m:sSubPr>
          <m:e>
            <m:r>
              <w:rPr>
                <w:rStyle w:val="mclose"/>
                <w:rFonts w:ascii="Cambria Math" w:hAnsi="Cambria Math" w:cs="Times New Roman"/>
                <w:color w:val="000000"/>
                <w:szCs w:val="18"/>
                <w:shd w:val="clear" w:color="auto" w:fill="FFFFFF"/>
              </w:rPr>
              <m:t>β</m:t>
            </m:r>
          </m:e>
          <m:sub>
            <m:r>
              <w:rPr>
                <w:rStyle w:val="mclose"/>
                <w:rFonts w:ascii="Cambria Math" w:hAnsi="Cambria Math" w:cs="Times New Roman"/>
                <w:color w:val="000000"/>
                <w:szCs w:val="18"/>
                <w:shd w:val="clear" w:color="auto" w:fill="FFFFFF"/>
              </w:rPr>
              <m:t>t</m:t>
            </m:r>
          </m:sub>
        </m:sSub>
      </m:oMath>
      <w:proofErr w:type="gramStart"/>
      <w:r w:rsidR="00764460">
        <w:rPr>
          <w:rStyle w:val="mclose"/>
          <w:rFonts w:ascii="ＭＳ 明朝" w:hAnsi="ＭＳ 明朝" w:hint="eastAsia"/>
          <w:color w:val="000000"/>
          <w:szCs w:val="18"/>
          <w:shd w:val="clear" w:color="auto" w:fill="FFFFFF"/>
        </w:rPr>
        <w:t>の</w:t>
      </w:r>
      <w:proofErr w:type="gramEnd"/>
      <w:r w:rsidR="00295643">
        <w:rPr>
          <w:rStyle w:val="mclose"/>
          <w:rFonts w:ascii="ＭＳ 明朝" w:hAnsi="ＭＳ 明朝" w:hint="eastAsia"/>
          <w:color w:val="000000"/>
          <w:szCs w:val="18"/>
          <w:shd w:val="clear" w:color="auto" w:fill="FFFFFF"/>
        </w:rPr>
        <w:t>強度</w:t>
      </w:r>
      <w:r w:rsidR="00764460">
        <w:rPr>
          <w:rStyle w:val="mclose"/>
          <w:rFonts w:ascii="ＭＳ 明朝" w:hAnsi="ＭＳ 明朝" w:hint="eastAsia"/>
          <w:color w:val="000000"/>
          <w:szCs w:val="18"/>
          <w:shd w:val="clear" w:color="auto" w:fill="FFFFFF"/>
        </w:rPr>
        <w:t>で</w:t>
      </w:r>
      <w:r w:rsidRPr="00037C01">
        <w:rPr>
          <w:rFonts w:ascii="ＭＳ 明朝" w:hAnsi="ＭＳ 明朝" w:hint="eastAsia"/>
          <w:color w:val="000000"/>
          <w:szCs w:val="18"/>
          <w:shd w:val="clear" w:color="auto" w:fill="FFFFFF"/>
        </w:rPr>
        <w:t>ランダムなノイズを加える操作を</w:t>
      </w:r>
      <m:oMath>
        <m:r>
          <w:rPr>
            <w:rFonts w:ascii="Cambria Math" w:hAnsi="Cambria Math"/>
            <w:color w:val="000000"/>
            <w:szCs w:val="18"/>
            <w:shd w:val="clear" w:color="auto" w:fill="FFFFFF"/>
          </w:rPr>
          <m:t>T</m:t>
        </m:r>
      </m:oMath>
      <w:r w:rsidRPr="00037C01">
        <w:rPr>
          <w:rFonts w:ascii="ＭＳ 明朝" w:hAnsi="ＭＳ 明朝" w:hint="eastAsia"/>
          <w:color w:val="000000"/>
          <w:szCs w:val="18"/>
          <w:shd w:val="clear" w:color="auto" w:fill="FFFFFF"/>
        </w:rPr>
        <w:t>回</w:t>
      </w:r>
      <w:r w:rsidR="00094D8A">
        <w:rPr>
          <w:rFonts w:ascii="ＭＳ 明朝" w:hAnsi="ＭＳ 明朝" w:hint="eastAsia"/>
          <w:color w:val="000000"/>
          <w:szCs w:val="18"/>
          <w:shd w:val="clear" w:color="auto" w:fill="FFFFFF"/>
        </w:rPr>
        <w:t>繰り返し</w:t>
      </w:r>
      <w:r w:rsidRPr="00037C01">
        <w:rPr>
          <w:rFonts w:ascii="ＭＳ 明朝" w:hAnsi="ＭＳ 明朝" w:hint="eastAsia"/>
          <w:color w:val="000000"/>
          <w:szCs w:val="18"/>
          <w:shd w:val="clear" w:color="auto" w:fill="FFFFFF"/>
        </w:rPr>
        <w:t>，最終的に</w:t>
      </w:r>
      <w:r w:rsidR="004C6C9A">
        <w:rPr>
          <w:rFonts w:ascii="ＭＳ 明朝" w:hAnsi="ＭＳ 明朝" w:hint="eastAsia"/>
          <w:color w:val="000000"/>
          <w:szCs w:val="18"/>
          <w:shd w:val="clear" w:color="auto" w:fill="FFFFFF"/>
        </w:rPr>
        <w:t>完全な</w:t>
      </w:r>
      <w:r w:rsidRPr="00037C01">
        <w:rPr>
          <w:rFonts w:ascii="ＭＳ 明朝" w:hAnsi="ＭＳ 明朝" w:hint="eastAsia"/>
          <w:color w:val="000000"/>
          <w:szCs w:val="18"/>
          <w:shd w:val="clear" w:color="auto" w:fill="FFFFFF"/>
        </w:rPr>
        <w:t>ノイズ画像</w:t>
      </w:r>
      <m:oMath>
        <m:sSub>
          <m:sSubPr>
            <m:ctrlPr>
              <w:rPr>
                <w:rFonts w:ascii="Cambria Math" w:hAnsi="Cambria Math"/>
                <w:i/>
                <w:color w:val="000000"/>
                <w:szCs w:val="18"/>
                <w:shd w:val="clear" w:color="auto" w:fill="FFFFFF"/>
              </w:rPr>
            </m:ctrlPr>
          </m:sSubPr>
          <m:e>
            <m:r>
              <m:rPr>
                <m:sty m:val="bi"/>
              </m:rPr>
              <w:rPr>
                <w:rFonts w:ascii="Cambria Math" w:hAnsi="Cambria Math"/>
                <w:color w:val="000000"/>
                <w:szCs w:val="18"/>
                <w:shd w:val="clear" w:color="auto" w:fill="FFFFFF"/>
              </w:rPr>
              <m:t>x</m:t>
            </m:r>
          </m:e>
          <m:sub>
            <m:r>
              <w:rPr>
                <w:rFonts w:ascii="Cambria Math" w:hAnsi="Cambria Math"/>
                <w:color w:val="000000"/>
                <w:szCs w:val="18"/>
                <w:shd w:val="clear" w:color="auto" w:fill="FFFFFF"/>
              </w:rPr>
              <m:t>T</m:t>
            </m:r>
          </m:sub>
        </m:sSub>
        <m:r>
          <m:rPr>
            <m:scr m:val="script"/>
          </m:rPr>
          <w:rPr>
            <w:rFonts w:ascii="Cambria Math" w:hAnsi="Cambria Math"/>
            <w:color w:val="000000"/>
            <w:szCs w:val="18"/>
            <w:shd w:val="clear" w:color="auto" w:fill="FFFFFF"/>
          </w:rPr>
          <m:t>~N</m:t>
        </m:r>
        <m:d>
          <m:dPr>
            <m:ctrlPr>
              <w:rPr>
                <w:rFonts w:ascii="Cambria Math" w:hAnsi="Cambria Math"/>
                <w:i/>
                <w:color w:val="000000"/>
                <w:szCs w:val="18"/>
                <w:shd w:val="clear" w:color="auto" w:fill="FFFFFF"/>
              </w:rPr>
            </m:ctrlPr>
          </m:dPr>
          <m:e>
            <m:r>
              <m:rPr>
                <m:sty m:val="bi"/>
              </m:rPr>
              <w:rPr>
                <w:rFonts w:ascii="Cambria Math" w:hAnsi="Cambria Math"/>
                <w:color w:val="000000"/>
                <w:szCs w:val="18"/>
                <w:shd w:val="clear" w:color="auto" w:fill="FFFFFF"/>
              </w:rPr>
              <m:t>0</m:t>
            </m:r>
            <m:r>
              <w:rPr>
                <w:rFonts w:ascii="Cambria Math" w:hAnsi="Cambria Math"/>
                <w:color w:val="000000"/>
                <w:szCs w:val="18"/>
                <w:shd w:val="clear" w:color="auto" w:fill="FFFFFF"/>
              </w:rPr>
              <m:t>,</m:t>
            </m:r>
            <m:r>
              <m:rPr>
                <m:sty m:val="b"/>
              </m:rPr>
              <w:rPr>
                <w:rFonts w:ascii="Cambria Math" w:hAnsi="Cambria Math"/>
                <w:color w:val="000000"/>
                <w:szCs w:val="18"/>
                <w:shd w:val="clear" w:color="auto" w:fill="FFFFFF"/>
              </w:rPr>
              <m:t>I</m:t>
            </m:r>
          </m:e>
        </m:d>
      </m:oMath>
      <w:r w:rsidRPr="00037C01">
        <w:rPr>
          <w:rFonts w:ascii="ＭＳ 明朝" w:hAnsi="ＭＳ 明朝" w:hint="eastAsia"/>
          <w:color w:val="000000"/>
          <w:szCs w:val="18"/>
          <w:shd w:val="clear" w:color="auto" w:fill="FFFFFF"/>
        </w:rPr>
        <w:t>へ変化させる．それぞれのタイムステップ</w:t>
      </w:r>
      <m:oMath>
        <m:r>
          <w:rPr>
            <w:rFonts w:ascii="Cambria Math" w:hAnsi="Cambria Math"/>
            <w:color w:val="000000"/>
            <w:szCs w:val="18"/>
            <w:shd w:val="clear" w:color="auto" w:fill="FFFFFF"/>
          </w:rPr>
          <m:t>t</m:t>
        </m:r>
      </m:oMath>
      <w:r w:rsidRPr="00037C01">
        <w:rPr>
          <w:rFonts w:ascii="ＭＳ 明朝" w:hAnsi="ＭＳ 明朝" w:hint="eastAsia"/>
          <w:color w:val="000000"/>
          <w:szCs w:val="18"/>
          <w:shd w:val="clear" w:color="auto" w:fill="FFFFFF"/>
        </w:rPr>
        <w:t>で得られる画像を</w:t>
      </w:r>
      <m:oMath>
        <m:sSub>
          <m:sSubPr>
            <m:ctrlPr>
              <w:rPr>
                <w:rFonts w:ascii="Cambria Math" w:hAnsi="Cambria Math"/>
                <w:i/>
                <w:color w:val="000000"/>
                <w:szCs w:val="18"/>
                <w:shd w:val="clear" w:color="auto" w:fill="FFFFFF"/>
              </w:rPr>
            </m:ctrlPr>
          </m:sSubPr>
          <m:e>
            <m:r>
              <m:rPr>
                <m:sty m:val="bi"/>
              </m:rPr>
              <w:rPr>
                <w:rFonts w:ascii="Cambria Math" w:hAnsi="Cambria Math"/>
                <w:color w:val="000000"/>
                <w:szCs w:val="18"/>
                <w:shd w:val="clear" w:color="auto" w:fill="FFFFFF"/>
              </w:rPr>
              <m:t>x</m:t>
            </m:r>
          </m:e>
          <m:sub>
            <m:r>
              <w:rPr>
                <w:rFonts w:ascii="Cambria Math" w:hAnsi="Cambria Math"/>
                <w:color w:val="000000"/>
                <w:szCs w:val="18"/>
                <w:shd w:val="clear" w:color="auto" w:fill="FFFFFF"/>
              </w:rPr>
              <m:t>t</m:t>
            </m:r>
          </m:sub>
        </m:sSub>
      </m:oMath>
      <w:r w:rsidRPr="00037C01">
        <w:rPr>
          <w:rFonts w:ascii="ＭＳ 明朝" w:hAnsi="ＭＳ 明朝" w:hint="eastAsia"/>
          <w:color w:val="000000"/>
          <w:szCs w:val="18"/>
          <w:shd w:val="clear" w:color="auto" w:fill="FFFFFF"/>
        </w:rPr>
        <w:t>とし，その確率分布を</w:t>
      </w:r>
      <m:oMath>
        <m:r>
          <w:rPr>
            <w:rFonts w:ascii="Cambria Math" w:hAnsi="Cambria Math"/>
            <w:color w:val="000000"/>
            <w:szCs w:val="18"/>
            <w:shd w:val="clear" w:color="auto" w:fill="FFFFFF"/>
          </w:rPr>
          <m:t>q</m:t>
        </m:r>
        <m:d>
          <m:dPr>
            <m:ctrlPr>
              <w:rPr>
                <w:rFonts w:ascii="Cambria Math" w:hAnsi="Cambria Math"/>
                <w:i/>
                <w:color w:val="000000"/>
                <w:szCs w:val="18"/>
                <w:shd w:val="clear" w:color="auto" w:fill="FFFFFF"/>
              </w:rPr>
            </m:ctrlPr>
          </m:dPr>
          <m:e>
            <m:sSub>
              <m:sSubPr>
                <m:ctrlPr>
                  <w:rPr>
                    <w:rFonts w:ascii="Cambria Math" w:hAnsi="Cambria Math"/>
                    <w:i/>
                    <w:color w:val="000000"/>
                    <w:szCs w:val="18"/>
                    <w:shd w:val="clear" w:color="auto" w:fill="FFFFFF"/>
                  </w:rPr>
                </m:ctrlPr>
              </m:sSubPr>
              <m:e>
                <m:r>
                  <m:rPr>
                    <m:sty m:val="bi"/>
                  </m:rPr>
                  <w:rPr>
                    <w:rFonts w:ascii="Cambria Math" w:hAnsi="Cambria Math"/>
                    <w:color w:val="000000"/>
                    <w:szCs w:val="18"/>
                    <w:shd w:val="clear" w:color="auto" w:fill="FFFFFF"/>
                  </w:rPr>
                  <m:t>x</m:t>
                </m:r>
              </m:e>
              <m:sub>
                <m:r>
                  <w:rPr>
                    <w:rFonts w:ascii="Cambria Math" w:hAnsi="Cambria Math"/>
                    <w:color w:val="000000"/>
                    <w:szCs w:val="18"/>
                    <w:shd w:val="clear" w:color="auto" w:fill="FFFFFF"/>
                  </w:rPr>
                  <m:t>t</m:t>
                </m:r>
              </m:sub>
            </m:sSub>
          </m:e>
          <m:e>
            <m:sSub>
              <m:sSubPr>
                <m:ctrlPr>
                  <w:rPr>
                    <w:rFonts w:ascii="Cambria Math" w:hAnsi="Cambria Math"/>
                    <w:i/>
                    <w:color w:val="000000"/>
                    <w:szCs w:val="18"/>
                    <w:shd w:val="clear" w:color="auto" w:fill="FFFFFF"/>
                  </w:rPr>
                </m:ctrlPr>
              </m:sSubPr>
              <m:e>
                <m:r>
                  <m:rPr>
                    <m:sty m:val="bi"/>
                  </m:rPr>
                  <w:rPr>
                    <w:rFonts w:ascii="Cambria Math" w:hAnsi="Cambria Math"/>
                    <w:color w:val="000000"/>
                    <w:szCs w:val="18"/>
                    <w:shd w:val="clear" w:color="auto" w:fill="FFFFFF"/>
                  </w:rPr>
                  <m:t>x</m:t>
                </m:r>
              </m:e>
              <m:sub>
                <m:r>
                  <w:rPr>
                    <w:rFonts w:ascii="Cambria Math" w:hAnsi="Cambria Math"/>
                    <w:color w:val="000000"/>
                    <w:szCs w:val="18"/>
                    <w:shd w:val="clear" w:color="auto" w:fill="FFFFFF"/>
                  </w:rPr>
                  <m:t>t-1</m:t>
                </m:r>
              </m:sub>
            </m:sSub>
          </m:e>
        </m:d>
      </m:oMath>
      <w:r w:rsidRPr="00037C01">
        <w:rPr>
          <w:rFonts w:ascii="ＭＳ 明朝" w:hAnsi="ＭＳ 明朝" w:hint="eastAsia"/>
          <w:color w:val="000000"/>
          <w:szCs w:val="18"/>
          <w:shd w:val="clear" w:color="auto" w:fill="FFFFFF"/>
        </w:rPr>
        <w:t>と表す．逆拡散過程は</w:t>
      </w:r>
      <w:r w:rsidR="00EE4386">
        <w:rPr>
          <w:rFonts w:ascii="ＭＳ 明朝" w:hAnsi="ＭＳ 明朝" w:hint="eastAsia"/>
          <w:color w:val="000000"/>
          <w:szCs w:val="18"/>
          <w:shd w:val="clear" w:color="auto" w:fill="FFFFFF"/>
        </w:rPr>
        <w:t>，</w:t>
      </w:r>
      <w:r w:rsidRPr="00037C01">
        <w:rPr>
          <w:rFonts w:ascii="ＭＳ 明朝" w:hAnsi="ＭＳ 明朝" w:hint="eastAsia"/>
          <w:color w:val="000000"/>
          <w:szCs w:val="18"/>
          <w:shd w:val="clear" w:color="auto" w:fill="FFFFFF"/>
        </w:rPr>
        <w:t>式（</w:t>
      </w:r>
      <w:r w:rsidR="00C20F33">
        <w:rPr>
          <w:rFonts w:ascii="ＭＳ 明朝" w:hAnsi="ＭＳ 明朝" w:hint="eastAsia"/>
          <w:color w:val="000000"/>
          <w:szCs w:val="18"/>
          <w:shd w:val="clear" w:color="auto" w:fill="FFFFFF"/>
        </w:rPr>
        <w:t>2</w:t>
      </w:r>
      <w:r w:rsidRPr="00037C01">
        <w:rPr>
          <w:rFonts w:ascii="ＭＳ 明朝" w:hAnsi="ＭＳ 明朝"/>
          <w:color w:val="000000"/>
          <w:szCs w:val="18"/>
          <w:shd w:val="clear" w:color="auto" w:fill="FFFFFF"/>
        </w:rPr>
        <w:t>）</w:t>
      </w:r>
      <w:r w:rsidRPr="00037C01">
        <w:rPr>
          <w:rFonts w:ascii="ＭＳ 明朝" w:hAnsi="ＭＳ 明朝" w:hint="eastAsia"/>
          <w:color w:val="000000"/>
          <w:szCs w:val="18"/>
          <w:shd w:val="clear" w:color="auto" w:fill="FFFFFF"/>
        </w:rPr>
        <w:t>で表される．</w:t>
      </w:r>
      <w:ins w:id="12" w:author="セキヒロト" w:date="2025-01-29T22:32:00Z" w16du:dateUtc="2025-01-29T13:32:00Z">
        <w:r w:rsidR="00060892">
          <w:rPr>
            <w:rFonts w:ascii="ＭＳ 明朝" w:hAnsi="ＭＳ 明朝" w:hint="eastAsia"/>
            <w:color w:val="000000"/>
            <w:szCs w:val="18"/>
            <w:shd w:val="clear" w:color="auto" w:fill="FFFFFF"/>
          </w:rPr>
          <w:t>完全な</w:t>
        </w:r>
      </w:ins>
      <w:ins w:id="13" w:author="セキヒロト" w:date="2025-01-29T22:36:00Z" w16du:dateUtc="2025-01-29T13:36:00Z">
        <w:r w:rsidR="00F01D92">
          <w:rPr>
            <w:rFonts w:ascii="ＭＳ 明朝" w:hAnsi="ＭＳ 明朝" w:hint="eastAsia"/>
            <w:color w:val="000000"/>
            <w:szCs w:val="18"/>
            <w:shd w:val="clear" w:color="auto" w:fill="FFFFFF"/>
          </w:rPr>
          <w:t>ノイズ</w:t>
        </w:r>
      </w:ins>
      <m:oMath>
        <m:r>
          <w:ins w:id="14" w:author="セキヒロト" w:date="2025-01-29T22:32:00Z" w16du:dateUtc="2025-01-29T13:32:00Z">
            <w:rPr>
              <w:rStyle w:val="mord"/>
              <w:rFonts w:ascii="Cambria Math" w:hAnsi="Cambria Math" w:cs="Times New Roman"/>
              <w:color w:val="000000"/>
              <w:szCs w:val="18"/>
              <w:shd w:val="clear" w:color="auto" w:fill="FFFFFF"/>
            </w:rPr>
            <m:t>p</m:t>
          </w:ins>
        </m:r>
        <m:d>
          <m:dPr>
            <m:ctrlPr>
              <w:ins w:id="15" w:author="セキヒロト" w:date="2025-01-29T22:32:00Z" w16du:dateUtc="2025-01-29T13:32:00Z">
                <w:rPr>
                  <w:rStyle w:val="mord"/>
                  <w:rFonts w:ascii="Cambria Math" w:hAnsi="Cambria Math" w:cs="Times New Roman"/>
                  <w:i/>
                  <w:color w:val="000000"/>
                  <w:szCs w:val="18"/>
                  <w:shd w:val="clear" w:color="auto" w:fill="FFFFFF"/>
                </w:rPr>
              </w:ins>
            </m:ctrlPr>
          </m:dPr>
          <m:e>
            <m:sSub>
              <m:sSubPr>
                <m:ctrlPr>
                  <w:ins w:id="16" w:author="セキヒロト" w:date="2025-01-29T22:32:00Z" w16du:dateUtc="2025-01-29T13:32:00Z">
                    <w:rPr>
                      <w:rStyle w:val="mord"/>
                      <w:rFonts w:ascii="Cambria Math" w:hAnsi="Cambria Math" w:cs="Times New Roman"/>
                      <w:i/>
                      <w:color w:val="000000"/>
                      <w:szCs w:val="18"/>
                      <w:shd w:val="clear" w:color="auto" w:fill="FFFFFF"/>
                    </w:rPr>
                  </w:ins>
                </m:ctrlPr>
              </m:sSubPr>
              <m:e>
                <m:r>
                  <w:ins w:id="17" w:author="セキヒロト" w:date="2025-01-29T22:32:00Z" w16du:dateUtc="2025-01-29T13:32:00Z">
                    <m:rPr>
                      <m:sty m:val="b"/>
                    </m:rPr>
                    <w:rPr>
                      <w:rStyle w:val="mord"/>
                      <w:rFonts w:ascii="Cambria Math" w:hAnsi="Cambria Math" w:cs="Times New Roman"/>
                      <w:color w:val="000000"/>
                      <w:szCs w:val="18"/>
                      <w:shd w:val="clear" w:color="auto" w:fill="FFFFFF"/>
                    </w:rPr>
                    <m:t>x</m:t>
                  </w:ins>
                </m:r>
              </m:e>
              <m:sub>
                <m:r>
                  <w:ins w:id="18" w:author="セキヒロト" w:date="2025-01-29T22:32:00Z" w16du:dateUtc="2025-01-29T13:32:00Z">
                    <w:rPr>
                      <w:rStyle w:val="mord"/>
                      <w:rFonts w:ascii="Cambria Math" w:hAnsi="Cambria Math" w:cs="Times New Roman"/>
                      <w:color w:val="000000"/>
                      <w:szCs w:val="18"/>
                      <w:shd w:val="clear" w:color="auto" w:fill="FFFFFF"/>
                    </w:rPr>
                    <m:t>T</m:t>
                  </w:ins>
                </m:r>
              </m:sub>
            </m:sSub>
          </m:e>
        </m:d>
        <m:r>
          <w:ins w:id="19" w:author="セキヒロト" w:date="2025-01-29T22:32:00Z" w16du:dateUtc="2025-01-29T13:32:00Z">
            <w:rPr>
              <w:rStyle w:val="mord"/>
              <w:rFonts w:ascii="Cambria Math" w:hAnsi="Cambria Math" w:cs="Times New Roman"/>
              <w:color w:val="000000"/>
              <w:szCs w:val="18"/>
              <w:shd w:val="clear" w:color="auto" w:fill="FFFFFF"/>
            </w:rPr>
            <m:t>=</m:t>
          </w:ins>
        </m:r>
        <m:r>
          <w:ins w:id="20" w:author="セキヒロト" w:date="2025-01-29T22:32:00Z" w16du:dateUtc="2025-01-29T13:32:00Z">
            <m:rPr>
              <m:scr m:val="script"/>
            </m:rPr>
            <w:rPr>
              <w:rFonts w:ascii="Cambria Math" w:hAnsi="Cambria Math"/>
              <w:color w:val="000000"/>
              <w:szCs w:val="18"/>
              <w:shd w:val="clear" w:color="auto" w:fill="FFFFFF"/>
            </w:rPr>
            <m:t>N</m:t>
          </w:ins>
        </m:r>
        <m:d>
          <m:dPr>
            <m:ctrlPr>
              <w:ins w:id="21" w:author="セキヒロト" w:date="2025-01-29T22:32:00Z" w16du:dateUtc="2025-01-29T13:32:00Z">
                <w:rPr>
                  <w:rFonts w:ascii="Cambria Math" w:hAnsi="Cambria Math"/>
                  <w:i/>
                  <w:color w:val="000000"/>
                  <w:szCs w:val="18"/>
                  <w:shd w:val="clear" w:color="auto" w:fill="FFFFFF"/>
                </w:rPr>
              </w:ins>
            </m:ctrlPr>
          </m:dPr>
          <m:e>
            <m:r>
              <w:ins w:id="22" w:author="セキヒロト" w:date="2025-01-29T22:32:00Z" w16du:dateUtc="2025-01-29T13:32:00Z">
                <m:rPr>
                  <m:sty m:val="bi"/>
                </m:rPr>
                <w:rPr>
                  <w:rFonts w:ascii="Cambria Math" w:hAnsi="Cambria Math"/>
                  <w:color w:val="000000"/>
                  <w:szCs w:val="18"/>
                  <w:shd w:val="clear" w:color="auto" w:fill="FFFFFF"/>
                </w:rPr>
                <m:t>0</m:t>
              </w:ins>
            </m:r>
            <m:r>
              <w:ins w:id="23" w:author="セキヒロト" w:date="2025-01-29T22:32:00Z" w16du:dateUtc="2025-01-29T13:32:00Z">
                <w:rPr>
                  <w:rFonts w:ascii="Cambria Math" w:hAnsi="Cambria Math"/>
                  <w:color w:val="000000"/>
                  <w:szCs w:val="18"/>
                  <w:shd w:val="clear" w:color="auto" w:fill="FFFFFF"/>
                </w:rPr>
                <m:t>,</m:t>
              </w:ins>
            </m:r>
            <m:r>
              <w:ins w:id="24" w:author="セキヒロト" w:date="2025-01-29T22:32:00Z" w16du:dateUtc="2025-01-29T13:32:00Z">
                <m:rPr>
                  <m:sty m:val="b"/>
                </m:rPr>
                <w:rPr>
                  <w:rFonts w:ascii="Cambria Math" w:hAnsi="Cambria Math"/>
                  <w:color w:val="000000"/>
                  <w:szCs w:val="18"/>
                  <w:shd w:val="clear" w:color="auto" w:fill="FFFFFF"/>
                </w:rPr>
                <m:t>I</m:t>
              </w:ins>
            </m:r>
          </m:e>
        </m:d>
      </m:oMath>
      <w:ins w:id="25" w:author="セキヒロト" w:date="2025-01-29T22:32:00Z" w16du:dateUtc="2025-01-29T13:32:00Z">
        <w:r w:rsidR="00060892">
          <w:rPr>
            <w:rFonts w:ascii="ＭＳ 明朝" w:hAnsi="ＭＳ 明朝" w:hint="eastAsia"/>
            <w:color w:val="000000"/>
            <w:szCs w:val="18"/>
            <w:shd w:val="clear" w:color="auto" w:fill="FFFFFF"/>
          </w:rPr>
          <w:t>を始点とするマルコフ連鎖によってデータ</w:t>
        </w:r>
      </w:ins>
      <m:oMath>
        <m:sSub>
          <m:sSubPr>
            <m:ctrlPr>
              <w:ins w:id="26" w:author="セキヒロト" w:date="2025-01-29T22:33:00Z" w16du:dateUtc="2025-01-29T13:33:00Z">
                <w:rPr>
                  <w:rStyle w:val="mord"/>
                  <w:rFonts w:ascii="Cambria Math" w:hAnsi="Cambria Math" w:cs="Times New Roman"/>
                  <w:i/>
                  <w:color w:val="000000"/>
                  <w:szCs w:val="18"/>
                  <w:shd w:val="clear" w:color="auto" w:fill="FFFFFF"/>
                </w:rPr>
              </w:ins>
            </m:ctrlPr>
          </m:sSubPr>
          <m:e>
            <m:r>
              <w:ins w:id="27" w:author="セキヒロト" w:date="2025-01-29T22:33:00Z" w16du:dateUtc="2025-01-29T13:33:00Z">
                <m:rPr>
                  <m:sty m:val="b"/>
                </m:rPr>
                <w:rPr>
                  <w:rStyle w:val="mord"/>
                  <w:rFonts w:ascii="Cambria Math" w:hAnsi="Cambria Math" w:cs="Times New Roman"/>
                  <w:color w:val="000000"/>
                  <w:szCs w:val="18"/>
                  <w:shd w:val="clear" w:color="auto" w:fill="FFFFFF"/>
                </w:rPr>
                <m:t>x</m:t>
              </w:ins>
            </m:r>
          </m:e>
          <m:sub>
            <m:r>
              <w:ins w:id="28" w:author="セキヒロト" w:date="2025-01-29T22:33:00Z" w16du:dateUtc="2025-01-29T13:33:00Z">
                <w:rPr>
                  <w:rStyle w:val="mord"/>
                  <w:rFonts w:ascii="Cambria Math" w:hAnsi="Cambria Math" w:cs="Times New Roman"/>
                  <w:color w:val="000000"/>
                  <w:szCs w:val="18"/>
                  <w:shd w:val="clear" w:color="auto" w:fill="FFFFFF"/>
                </w:rPr>
                <m:t>0</m:t>
              </w:ins>
            </m:r>
          </m:sub>
        </m:sSub>
      </m:oMath>
      <w:ins w:id="29" w:author="セキヒロト" w:date="2025-01-29T22:33:00Z" w16du:dateUtc="2025-01-29T13:33:00Z">
        <w:r w:rsidR="00060892">
          <w:rPr>
            <w:rStyle w:val="mord"/>
            <w:rFonts w:ascii="ＭＳ 明朝" w:hAnsi="ＭＳ 明朝" w:hint="eastAsia"/>
            <w:color w:val="000000"/>
            <w:szCs w:val="18"/>
            <w:shd w:val="clear" w:color="auto" w:fill="FFFFFF"/>
          </w:rPr>
          <w:t>を生成する．</w:t>
        </w:r>
      </w:ins>
      <w:ins w:id="30" w:author="セキヒロト" w:date="2025-01-29T22:32:00Z" w16du:dateUtc="2025-01-29T13:32:00Z">
        <w:r w:rsidR="00060892">
          <w:rPr>
            <w:rFonts w:ascii="ＭＳ 明朝" w:hAnsi="ＭＳ 明朝" w:hint="eastAsia"/>
            <w:color w:val="000000"/>
            <w:szCs w:val="18"/>
            <w:shd w:val="clear" w:color="auto" w:fill="FFFFFF"/>
          </w:rPr>
          <w:t>ノイズ</w:t>
        </w:r>
      </w:ins>
      <w:r w:rsidRPr="00037C01">
        <w:rPr>
          <w:rFonts w:ascii="ＭＳ 明朝" w:hAnsi="ＭＳ 明朝" w:hint="eastAsia"/>
          <w:color w:val="000000"/>
          <w:szCs w:val="18"/>
          <w:shd w:val="clear" w:color="auto" w:fill="FFFFFF"/>
        </w:rPr>
        <w:t>入力</w:t>
      </w:r>
      <m:oMath>
        <m:sSub>
          <m:sSubPr>
            <m:ctrlPr>
              <w:rPr>
                <w:rFonts w:ascii="Cambria Math" w:hAnsi="Cambria Math"/>
                <w:i/>
                <w:color w:val="000000"/>
                <w:szCs w:val="18"/>
                <w:shd w:val="clear" w:color="auto" w:fill="FFFFFF"/>
              </w:rPr>
            </m:ctrlPr>
          </m:sSubPr>
          <m:e>
            <m:r>
              <w:rPr>
                <w:rFonts w:ascii="Cambria Math" w:hAnsi="Cambria Math"/>
                <w:color w:val="000000"/>
                <w:szCs w:val="18"/>
                <w:shd w:val="clear" w:color="auto" w:fill="FFFFFF"/>
              </w:rPr>
              <m:t>x</m:t>
            </m:r>
          </m:e>
          <m:sub>
            <m:r>
              <w:rPr>
                <w:rFonts w:ascii="Cambria Math" w:hAnsi="Cambria Math"/>
                <w:color w:val="000000"/>
                <w:szCs w:val="18"/>
                <w:shd w:val="clear" w:color="auto" w:fill="FFFFFF"/>
              </w:rPr>
              <m:t>t</m:t>
            </m:r>
          </m:sub>
        </m:sSub>
      </m:oMath>
      <w:r w:rsidRPr="00037C01">
        <w:rPr>
          <w:rFonts w:ascii="ＭＳ 明朝" w:hAnsi="ＭＳ 明朝" w:hint="eastAsia"/>
          <w:color w:val="000000"/>
          <w:szCs w:val="18"/>
          <w:shd w:val="clear" w:color="auto" w:fill="FFFFFF"/>
        </w:rPr>
        <w:t>に対して，ノイズを除去したデータである</w:t>
      </w:r>
      <m:oMath>
        <m:sSub>
          <m:sSubPr>
            <m:ctrlPr>
              <w:rPr>
                <w:rFonts w:ascii="Cambria Math" w:hAnsi="Cambria Math"/>
                <w:i/>
                <w:color w:val="000000"/>
                <w:szCs w:val="18"/>
                <w:shd w:val="clear" w:color="auto" w:fill="FFFFFF"/>
              </w:rPr>
            </m:ctrlPr>
          </m:sSubPr>
          <m:e>
            <m:r>
              <w:rPr>
                <w:rFonts w:ascii="Cambria Math" w:hAnsi="Cambria Math"/>
                <w:color w:val="000000"/>
                <w:szCs w:val="18"/>
                <w:shd w:val="clear" w:color="auto" w:fill="FFFFFF"/>
              </w:rPr>
              <m:t>x</m:t>
            </m:r>
          </m:e>
          <m:sub>
            <m:r>
              <w:rPr>
                <w:rFonts w:ascii="Cambria Math" w:hAnsi="Cambria Math"/>
                <w:color w:val="000000"/>
                <w:szCs w:val="18"/>
                <w:shd w:val="clear" w:color="auto" w:fill="FFFFFF"/>
              </w:rPr>
              <m:t>t-1</m:t>
            </m:r>
          </m:sub>
        </m:sSub>
      </m:oMath>
      <w:r w:rsidRPr="00037C01">
        <w:rPr>
          <w:rFonts w:ascii="ＭＳ 明朝" w:hAnsi="ＭＳ 明朝" w:hint="eastAsia"/>
          <w:color w:val="000000"/>
          <w:szCs w:val="18"/>
          <w:shd w:val="clear" w:color="auto" w:fill="FFFFFF"/>
        </w:rPr>
        <w:t>は，確率分布</w:t>
      </w:r>
      <m:oMath>
        <m:sSub>
          <m:sSubPr>
            <m:ctrlPr>
              <w:rPr>
                <w:rFonts w:ascii="Cambria Math" w:hAnsi="Cambria Math"/>
                <w:i/>
                <w:color w:val="000000"/>
                <w:szCs w:val="18"/>
                <w:shd w:val="clear" w:color="auto" w:fill="FFFFFF"/>
              </w:rPr>
            </m:ctrlPr>
          </m:sSubPr>
          <m:e>
            <m:r>
              <w:rPr>
                <w:rFonts w:ascii="Cambria Math" w:hAnsi="Cambria Math"/>
                <w:color w:val="000000"/>
                <w:szCs w:val="18"/>
                <w:shd w:val="clear" w:color="auto" w:fill="FFFFFF"/>
              </w:rPr>
              <m:t>p</m:t>
            </m:r>
          </m:e>
          <m:sub>
            <m:r>
              <w:rPr>
                <w:rFonts w:ascii="Cambria Math" w:hAnsi="Cambria Math"/>
                <w:color w:val="000000"/>
                <w:szCs w:val="18"/>
                <w:shd w:val="clear" w:color="auto" w:fill="FFFFFF"/>
              </w:rPr>
              <m:t>θ</m:t>
            </m:r>
          </m:sub>
        </m:sSub>
        <m:r>
          <w:rPr>
            <w:rFonts w:ascii="Cambria Math" w:hAnsi="Cambria Math"/>
            <w:color w:val="000000"/>
            <w:szCs w:val="18"/>
            <w:shd w:val="clear" w:color="auto" w:fill="FFFFFF"/>
          </w:rPr>
          <m:t>(</m:t>
        </m:r>
        <m:sSub>
          <m:sSubPr>
            <m:ctrlPr>
              <w:rPr>
                <w:rFonts w:ascii="Cambria Math" w:hAnsi="Cambria Math"/>
                <w:i/>
                <w:color w:val="000000"/>
                <w:szCs w:val="18"/>
                <w:shd w:val="clear" w:color="auto" w:fill="FFFFFF"/>
              </w:rPr>
            </m:ctrlPr>
          </m:sSubPr>
          <m:e>
            <m:r>
              <m:rPr>
                <m:sty m:val="bi"/>
              </m:rPr>
              <w:rPr>
                <w:rFonts w:ascii="Cambria Math" w:hAnsi="Cambria Math"/>
                <w:color w:val="000000"/>
                <w:szCs w:val="18"/>
                <w:shd w:val="clear" w:color="auto" w:fill="FFFFFF"/>
              </w:rPr>
              <m:t>x</m:t>
            </m:r>
          </m:e>
          <m:sub>
            <m:r>
              <w:rPr>
                <w:rFonts w:ascii="Cambria Math" w:hAnsi="Cambria Math"/>
                <w:color w:val="000000"/>
                <w:szCs w:val="18"/>
                <w:shd w:val="clear" w:color="auto" w:fill="FFFFFF"/>
              </w:rPr>
              <m:t>t-1</m:t>
            </m:r>
          </m:sub>
        </m:sSub>
        <m:r>
          <w:rPr>
            <w:rFonts w:ascii="Cambria Math" w:hAnsi="Cambria Math"/>
            <w:color w:val="000000"/>
            <w:szCs w:val="18"/>
            <w:shd w:val="clear" w:color="auto" w:fill="FFFFFF"/>
          </w:rPr>
          <m:t>|</m:t>
        </m:r>
        <m:sSub>
          <m:sSubPr>
            <m:ctrlPr>
              <w:rPr>
                <w:rFonts w:ascii="Cambria Math" w:hAnsi="Cambria Math"/>
                <w:i/>
                <w:color w:val="000000"/>
                <w:szCs w:val="18"/>
                <w:shd w:val="clear" w:color="auto" w:fill="FFFFFF"/>
              </w:rPr>
            </m:ctrlPr>
          </m:sSubPr>
          <m:e>
            <m:r>
              <m:rPr>
                <m:sty m:val="bi"/>
              </m:rPr>
              <w:rPr>
                <w:rFonts w:ascii="Cambria Math" w:hAnsi="Cambria Math"/>
                <w:color w:val="000000"/>
                <w:szCs w:val="18"/>
                <w:shd w:val="clear" w:color="auto" w:fill="FFFFFF"/>
              </w:rPr>
              <m:t>x</m:t>
            </m:r>
          </m:e>
          <m:sub>
            <m:r>
              <w:rPr>
                <w:rFonts w:ascii="Cambria Math" w:hAnsi="Cambria Math"/>
                <w:color w:val="000000"/>
                <w:szCs w:val="18"/>
                <w:shd w:val="clear" w:color="auto" w:fill="FFFFFF"/>
              </w:rPr>
              <m:t>t</m:t>
            </m:r>
          </m:sub>
        </m:sSub>
        <m:r>
          <w:rPr>
            <w:rFonts w:ascii="Cambria Math" w:hAnsi="Cambria Math"/>
            <w:color w:val="000000"/>
            <w:szCs w:val="18"/>
            <w:shd w:val="clear" w:color="auto" w:fill="FFFFFF"/>
          </w:rPr>
          <m:t>)</m:t>
        </m:r>
      </m:oMath>
      <w:r w:rsidRPr="00037C01">
        <w:rPr>
          <w:rFonts w:ascii="ＭＳ 明朝" w:hAnsi="ＭＳ 明朝" w:hint="eastAsia"/>
          <w:color w:val="000000"/>
          <w:szCs w:val="18"/>
          <w:shd w:val="clear" w:color="auto" w:fill="FFFFFF"/>
        </w:rPr>
        <w:t>に従って生成させる．ここで，</w:t>
      </w:r>
      <m:oMath>
        <m:sSub>
          <m:sSubPr>
            <m:ctrlPr>
              <w:rPr>
                <w:rFonts w:ascii="Cambria Math" w:hAnsi="Cambria Math" w:hint="eastAsia"/>
                <w:bCs/>
                <w:i/>
              </w:rPr>
            </m:ctrlPr>
          </m:sSubPr>
          <m:e>
            <m:r>
              <w:rPr>
                <w:rFonts w:ascii="Cambria Math" w:hAnsi="Cambria Math"/>
              </w:rPr>
              <m:t>μ</m:t>
            </m:r>
            <m:ctrlPr>
              <w:rPr>
                <w:rFonts w:ascii="Cambria Math" w:hAnsi="Cambria Math"/>
                <w:bCs/>
                <w:i/>
              </w:rPr>
            </m:ctrlPr>
          </m:e>
          <m:sub>
            <m:r>
              <w:rPr>
                <w:rFonts w:ascii="Cambria Math" w:hAnsi="Cambria Math"/>
              </w:rPr>
              <m:t>θ</m:t>
            </m:r>
            <m:ctrlPr>
              <w:rPr>
                <w:rFonts w:ascii="Cambria Math" w:hAnsi="Cambria Math"/>
                <w:bCs/>
                <w:i/>
              </w:rPr>
            </m:ctrlPr>
          </m:sub>
        </m:sSub>
        <m:d>
          <m:dPr>
            <m:ctrlPr>
              <w:rPr>
                <w:rFonts w:ascii="Cambria Math" w:hAnsi="Cambria Math"/>
                <w:bCs/>
                <w:i/>
              </w:rPr>
            </m:ctrlPr>
          </m:dPr>
          <m:e>
            <m:sSub>
              <m:sSubPr>
                <m:ctrlPr>
                  <w:rPr>
                    <w:rFonts w:ascii="Cambria Math" w:hAnsi="Cambria Math"/>
                    <w:bCs/>
                    <w:i/>
                  </w:rPr>
                </m:ctrlPr>
              </m:sSubPr>
              <m:e>
                <m:r>
                  <m:rPr>
                    <m:sty m:val="bi"/>
                  </m:rPr>
                  <w:rPr>
                    <w:rFonts w:ascii="Cambria Math" w:hAnsi="Cambria Math"/>
                  </w:rPr>
                  <m:t>x</m:t>
                </m:r>
              </m:e>
              <m:sub>
                <m:r>
                  <w:rPr>
                    <w:rFonts w:ascii="Cambria Math" w:hAnsi="Cambria Math"/>
                  </w:rPr>
                  <m:t>t</m:t>
                </m:r>
              </m:sub>
            </m:sSub>
            <m:r>
              <w:rPr>
                <w:rFonts w:ascii="Cambria Math" w:hAnsi="Cambria Math"/>
              </w:rPr>
              <m:t>,t</m:t>
            </m:r>
          </m:e>
        </m:d>
      </m:oMath>
      <w:r w:rsidRPr="00037C01">
        <w:rPr>
          <w:rFonts w:ascii="ＭＳ 明朝" w:hAnsi="ＭＳ 明朝" w:hint="eastAsia"/>
          <w:bCs/>
        </w:rPr>
        <w:t>は</w:t>
      </w:r>
      <w:r w:rsidR="00D972EB" w:rsidRPr="00037C01">
        <w:rPr>
          <w:rFonts w:ascii="ＭＳ 明朝" w:hAnsi="ＭＳ 明朝" w:hint="eastAsia"/>
          <w:color w:val="000000"/>
          <w:szCs w:val="18"/>
          <w:shd w:val="clear" w:color="auto" w:fill="FFFFFF"/>
        </w:rPr>
        <w:t>パラメータ</w:t>
      </w:r>
      <m:oMath>
        <m:r>
          <w:rPr>
            <w:rFonts w:ascii="Cambria Math" w:hAnsi="Cambria Math"/>
            <w:color w:val="000000"/>
            <w:szCs w:val="18"/>
            <w:shd w:val="clear" w:color="auto" w:fill="FFFFFF"/>
          </w:rPr>
          <m:t>θ</m:t>
        </m:r>
      </m:oMath>
      <w:r w:rsidR="00D972EB">
        <w:rPr>
          <w:rFonts w:ascii="ＭＳ 明朝" w:hAnsi="ＭＳ 明朝" w:hint="eastAsia"/>
          <w:color w:val="000000"/>
          <w:szCs w:val="18"/>
          <w:shd w:val="clear" w:color="auto" w:fill="FFFFFF"/>
        </w:rPr>
        <w:t>を持つニューラルネットワークが出力する</w:t>
      </w:r>
      <w:r w:rsidRPr="00037C01">
        <w:rPr>
          <w:rFonts w:ascii="ＭＳ 明朝" w:hAnsi="ＭＳ 明朝" w:hint="eastAsia"/>
          <w:bCs/>
        </w:rPr>
        <w:t>確率分布の平均</w:t>
      </w:r>
      <w:r w:rsidR="00E07C60">
        <w:rPr>
          <w:rFonts w:ascii="ＭＳ 明朝" w:hAnsi="ＭＳ 明朝" w:hint="eastAsia"/>
          <w:bCs/>
        </w:rPr>
        <w:t>であり</w:t>
      </w:r>
      <w:r w:rsidRPr="00037C01">
        <w:rPr>
          <w:rFonts w:ascii="ＭＳ 明朝" w:hAnsi="ＭＳ 明朝" w:hint="eastAsia"/>
          <w:bCs/>
        </w:rPr>
        <w:t>，</w:t>
      </w:r>
      <m:oMath>
        <m:nary>
          <m:naryPr>
            <m:chr m:val="∑"/>
            <m:limLoc m:val="subSup"/>
            <m:supHide m:val="1"/>
            <m:ctrlPr>
              <w:rPr>
                <w:rFonts w:ascii="Cambria Math" w:hAnsi="Cambria Math"/>
                <w:bCs/>
                <w:i/>
              </w:rPr>
            </m:ctrlPr>
          </m:naryPr>
          <m:sub>
            <m:r>
              <w:rPr>
                <w:rFonts w:ascii="Cambria Math" w:hAnsi="Cambria Math"/>
              </w:rPr>
              <m:t>θ</m:t>
            </m:r>
          </m:sub>
          <m:sup/>
          <m:e>
            <m:d>
              <m:dPr>
                <m:ctrlPr>
                  <w:ins w:id="31" w:author="セキヒロト" w:date="2025-01-29T22:27:00Z" w16du:dateUtc="2025-01-29T13:27:00Z">
                    <w:rPr>
                      <w:rFonts w:ascii="Cambria Math" w:hAnsi="Cambria Math"/>
                      <w:bCs/>
                      <w:i/>
                    </w:rPr>
                  </w:ins>
                </m:ctrlPr>
              </m:dPr>
              <m:e>
                <m:sSub>
                  <m:sSubPr>
                    <m:ctrlPr>
                      <w:ins w:id="32" w:author="セキヒロト" w:date="2025-01-29T22:27:00Z" w16du:dateUtc="2025-01-29T13:27:00Z">
                        <w:rPr>
                          <w:rFonts w:ascii="Cambria Math" w:hAnsi="Cambria Math" w:hint="eastAsia"/>
                          <w:bCs/>
                          <w:i/>
                        </w:rPr>
                      </w:ins>
                    </m:ctrlPr>
                  </m:sSubPr>
                  <m:e>
                    <m:r>
                      <w:ins w:id="33" w:author="セキヒロト" w:date="2025-01-29T22:27:00Z" w16du:dateUtc="2025-01-29T13:27:00Z">
                        <m:rPr>
                          <m:sty m:val="bi"/>
                        </m:rPr>
                        <w:rPr>
                          <w:rFonts w:ascii="Cambria Math" w:hAnsi="Cambria Math"/>
                        </w:rPr>
                        <m:t>x</m:t>
                      </w:ins>
                    </m:r>
                    <m:ctrlPr>
                      <w:ins w:id="34" w:author="セキヒロト" w:date="2025-01-29T22:27:00Z" w16du:dateUtc="2025-01-29T13:27:00Z">
                        <w:rPr>
                          <w:rFonts w:ascii="Cambria Math" w:hAnsi="Cambria Math"/>
                          <w:bCs/>
                          <w:i/>
                        </w:rPr>
                      </w:ins>
                    </m:ctrlPr>
                  </m:e>
                  <m:sub>
                    <m:r>
                      <w:ins w:id="35" w:author="セキヒロト" w:date="2025-01-29T22:27:00Z" w16du:dateUtc="2025-01-29T13:27:00Z">
                        <w:rPr>
                          <w:rFonts w:ascii="Cambria Math" w:hAnsi="Cambria Math"/>
                        </w:rPr>
                        <m:t>t</m:t>
                      </w:ins>
                    </m:r>
                    <m:ctrlPr>
                      <w:ins w:id="36" w:author="セキヒロト" w:date="2025-01-29T22:27:00Z" w16du:dateUtc="2025-01-29T13:27:00Z">
                        <w:rPr>
                          <w:rFonts w:ascii="Cambria Math" w:hAnsi="Cambria Math"/>
                          <w:bCs/>
                          <w:i/>
                        </w:rPr>
                      </w:ins>
                    </m:ctrlPr>
                  </m:sub>
                </m:sSub>
                <m:r>
                  <w:ins w:id="37" w:author="セキヒロト" w:date="2025-01-29T22:27:00Z" w16du:dateUtc="2025-01-29T13:27:00Z">
                    <w:rPr>
                      <w:rFonts w:ascii="Cambria Math" w:hAnsi="Cambria Math"/>
                    </w:rPr>
                    <m:t>,t</m:t>
                  </w:ins>
                </m:r>
              </m:e>
            </m:d>
            <m:sSub>
              <m:sSubPr>
                <m:ctrlPr>
                  <w:del w:id="38" w:author="セキヒロト" w:date="2025-01-29T22:27:00Z" w16du:dateUtc="2025-01-29T13:27:00Z">
                    <w:rPr>
                      <w:rFonts w:ascii="Cambria Math" w:hAnsi="Cambria Math" w:hint="eastAsia"/>
                      <w:bCs/>
                      <w:i/>
                    </w:rPr>
                  </w:del>
                </m:ctrlPr>
              </m:sSubPr>
              <m:e>
                <m:r>
                  <w:del w:id="39" w:author="セキヒロト" w:date="2025-01-29T22:27:00Z" w16du:dateUtc="2025-01-29T13:27:00Z">
                    <m:rPr>
                      <m:sty m:val="bi"/>
                    </m:rPr>
                    <w:rPr>
                      <w:rFonts w:ascii="Cambria Math" w:hAnsi="Cambria Math"/>
                    </w:rPr>
                    <m:t>x</m:t>
                  </w:del>
                </m:r>
                <m:ctrlPr>
                  <w:del w:id="40" w:author="セキヒロト" w:date="2025-01-29T22:27:00Z" w16du:dateUtc="2025-01-29T13:27:00Z">
                    <w:rPr>
                      <w:rFonts w:ascii="Cambria Math" w:hAnsi="Cambria Math"/>
                      <w:bCs/>
                      <w:i/>
                    </w:rPr>
                  </w:del>
                </m:ctrlPr>
              </m:e>
              <m:sub>
                <m:r>
                  <w:del w:id="41" w:author="セキヒロト" w:date="2025-01-29T22:27:00Z" w16du:dateUtc="2025-01-29T13:27:00Z">
                    <w:rPr>
                      <w:rFonts w:ascii="Cambria Math" w:hAnsi="Cambria Math"/>
                    </w:rPr>
                    <m:t>t</m:t>
                  </w:del>
                </m:r>
                <m:ctrlPr>
                  <w:del w:id="42" w:author="セキヒロト" w:date="2025-01-29T22:27:00Z" w16du:dateUtc="2025-01-29T13:27:00Z">
                    <w:rPr>
                      <w:rFonts w:ascii="Cambria Math" w:hAnsi="Cambria Math"/>
                      <w:bCs/>
                      <w:i/>
                    </w:rPr>
                  </w:del>
                </m:ctrlPr>
              </m:sub>
            </m:sSub>
            <m:r>
              <w:del w:id="43" w:author="セキヒロト" w:date="2025-01-29T22:27:00Z" w16du:dateUtc="2025-01-29T13:27:00Z">
                <w:rPr>
                  <w:rFonts w:ascii="Cambria Math" w:hAnsi="Cambria Math"/>
                </w:rPr>
                <m:t>,t</m:t>
              </w:del>
            </m:r>
          </m:e>
        </m:nary>
      </m:oMath>
      <w:r w:rsidRPr="00037C01">
        <w:rPr>
          <w:rFonts w:ascii="ＭＳ 明朝" w:hAnsi="ＭＳ 明朝" w:hint="eastAsia"/>
          <w:bCs/>
        </w:rPr>
        <w:t>は共分散行列を</w:t>
      </w:r>
      <w:r w:rsidRPr="00037C01">
        <w:rPr>
          <w:rFonts w:ascii="ＭＳ 明朝" w:hAnsi="ＭＳ 明朝" w:hint="eastAsia"/>
          <w:bCs/>
        </w:rPr>
        <w:t>表す．</w:t>
      </w:r>
      <w:r w:rsidR="00F54119" w:rsidRPr="001A6482">
        <w:rPr>
          <w:rFonts w:hint="eastAsia"/>
          <w:bCs/>
        </w:rPr>
        <w:t>Diffusion Models</w:t>
      </w:r>
      <w:r w:rsidR="00F54119">
        <w:rPr>
          <w:rFonts w:hint="eastAsia"/>
          <w:bCs/>
        </w:rPr>
        <w:t>は，</w:t>
      </w:r>
      <w:r w:rsidR="00F54119" w:rsidRPr="00037C01">
        <w:rPr>
          <w:rFonts w:ascii="ＭＳ 明朝" w:hAnsi="ＭＳ 明朝" w:hint="eastAsia"/>
          <w:color w:val="000000"/>
          <w:szCs w:val="18"/>
          <w:shd w:val="clear" w:color="auto" w:fill="FFFFFF"/>
        </w:rPr>
        <w:t>パラメータ</w:t>
      </w:r>
      <m:oMath>
        <m:r>
          <w:rPr>
            <w:rFonts w:ascii="Cambria Math" w:hAnsi="Cambria Math"/>
            <w:color w:val="000000"/>
            <w:szCs w:val="18"/>
            <w:shd w:val="clear" w:color="auto" w:fill="FFFFFF"/>
          </w:rPr>
          <m:t>θ</m:t>
        </m:r>
      </m:oMath>
      <w:r w:rsidR="00F54119" w:rsidRPr="00037C01">
        <w:rPr>
          <w:rFonts w:ascii="ＭＳ 明朝" w:hAnsi="ＭＳ 明朝" w:hint="eastAsia"/>
          <w:color w:val="000000"/>
          <w:szCs w:val="18"/>
          <w:shd w:val="clear" w:color="auto" w:fill="FFFFFF"/>
        </w:rPr>
        <w:t>を更新しながらタイムステップごとに学習を行う．</w:t>
      </w:r>
    </w:p>
    <w:p w14:paraId="0D1D6C3E" w14:textId="5A3A1A3D" w:rsidR="005300C4" w:rsidRPr="00037C01" w:rsidRDefault="00000000" w:rsidP="00E276B5">
      <w:pPr>
        <w:ind w:right="450"/>
        <w:rPr>
          <w:rStyle w:val="mclose"/>
          <w:rFonts w:asciiTheme="minorEastAsia" w:eastAsiaTheme="minorEastAsia" w:hAnsiTheme="minorEastAsia"/>
          <w:i/>
          <w:iCs/>
          <w:color w:val="000000"/>
          <w:szCs w:val="18"/>
          <w:shd w:val="clear" w:color="auto" w:fill="FFFFFF"/>
        </w:rPr>
      </w:pPr>
      <m:oMathPara>
        <m:oMath>
          <m:eqArr>
            <m:eqArrPr>
              <m:maxDist m:val="1"/>
              <m:ctrlPr>
                <w:rPr>
                  <w:rStyle w:val="mclose"/>
                  <w:rFonts w:ascii="Cambria Math" w:hAnsi="Cambria Math" w:cs="Times New Roman"/>
                  <w:i/>
                  <w:color w:val="000000"/>
                  <w:szCs w:val="18"/>
                  <w:shd w:val="clear" w:color="auto" w:fill="FFFFFF"/>
                </w:rPr>
              </m:ctrlPr>
            </m:eqArrPr>
            <m:e>
              <m:r>
                <w:rPr>
                  <w:rStyle w:val="mord"/>
                  <w:rFonts w:ascii="Cambria Math" w:hAnsi="Cambria Math" w:cs="Times New Roman"/>
                  <w:color w:val="000000"/>
                  <w:szCs w:val="18"/>
                  <w:shd w:val="clear" w:color="auto" w:fill="FFFFFF"/>
                  <w:rPrChange w:id="44" w:author="ホンゴウハル" w:date="2025-01-30T11:07:00Z" w16du:dateUtc="2025-01-30T02:07:00Z">
                    <w:rPr>
                      <w:rStyle w:val="mord"/>
                      <w:rFonts w:ascii="Cambria Math" w:hAnsi="Cambria Math" w:cs="Times New Roman" w:hint="eastAsia"/>
                      <w:color w:val="000000"/>
                      <w:szCs w:val="18"/>
                      <w:shd w:val="clear" w:color="auto" w:fill="FFFFFF"/>
                    </w:rPr>
                  </w:rPrChange>
                </w:rPr>
                <m:t>q</m:t>
              </m:r>
              <m:d>
                <m:dPr>
                  <m:sepChr m:val="∣"/>
                  <m:ctrlPr>
                    <w:rPr>
                      <w:rStyle w:val="mopen"/>
                      <w:rFonts w:ascii="Cambria Math" w:hAnsi="Cambria Math" w:cs="Times New Roman"/>
                      <w:i/>
                      <w:color w:val="000000"/>
                      <w:szCs w:val="18"/>
                      <w:shd w:val="clear" w:color="auto" w:fill="FFFFFF"/>
                    </w:rPr>
                  </m:ctrlPr>
                </m:dPr>
                <m:e>
                  <m:sSub>
                    <m:sSubPr>
                      <m:ctrlPr>
                        <w:rPr>
                          <w:rStyle w:val="vlist-s"/>
                          <w:rFonts w:ascii="Cambria Math" w:hAnsi="Cambria Math" w:cs="Times New Roman"/>
                          <w:i/>
                          <w:color w:val="000000"/>
                          <w:szCs w:val="18"/>
                          <w:shd w:val="clear" w:color="auto" w:fill="FFFFFF"/>
                        </w:rPr>
                      </m:ctrlPr>
                    </m:sSubPr>
                    <m:e>
                      <m:r>
                        <m:rPr>
                          <m:sty m:val="b"/>
                        </m:rPr>
                        <w:rPr>
                          <w:rStyle w:val="mord"/>
                          <w:rFonts w:ascii="Cambria Math" w:hAnsi="Cambria Math" w:cs="Times New Roman"/>
                          <w:color w:val="000000"/>
                          <w:szCs w:val="18"/>
                          <w:shd w:val="clear" w:color="auto" w:fill="FFFFFF"/>
                          <w:rPrChange w:id="45" w:author="ホンゴウハル" w:date="2025-01-30T11:07:00Z" w16du:dateUtc="2025-01-30T02:07:00Z">
                            <w:rPr>
                              <w:rStyle w:val="mord"/>
                              <w:rFonts w:ascii="Cambria Math" w:hAnsi="Cambria Math" w:cs="Times New Roman" w:hint="eastAsia"/>
                              <w:color w:val="000000"/>
                              <w:szCs w:val="18"/>
                              <w:shd w:val="clear" w:color="auto" w:fill="FFFFFF"/>
                            </w:rPr>
                          </w:rPrChange>
                        </w:rPr>
                        <m:t>x</m:t>
                      </m:r>
                      <m:ctrlPr>
                        <w:rPr>
                          <w:rStyle w:val="mopen"/>
                          <w:rFonts w:ascii="Cambria Math" w:hAnsi="Cambria Math" w:cs="Times New Roman"/>
                          <w:i/>
                          <w:color w:val="000000"/>
                          <w:szCs w:val="18"/>
                          <w:shd w:val="clear" w:color="auto" w:fill="FFFFFF"/>
                        </w:rPr>
                      </m:ctrlPr>
                    </m:e>
                    <m:sub>
                      <m:r>
                        <w:rPr>
                          <w:rStyle w:val="vlist-s"/>
                          <w:rFonts w:ascii="Cambria Math" w:hAnsi="Cambria Math" w:cs="Times New Roman"/>
                          <w:color w:val="000000"/>
                          <w:szCs w:val="18"/>
                          <w:shd w:val="clear" w:color="auto" w:fill="FFFFFF"/>
                        </w:rPr>
                        <m:t>t</m:t>
                      </m:r>
                    </m:sub>
                  </m:sSub>
                  <m:ctrlPr>
                    <w:rPr>
                      <w:rStyle w:val="mrel"/>
                      <w:rFonts w:ascii="Cambria Math" w:hAnsi="Cambria Math" w:cs="Cambria Math"/>
                      <w:i/>
                      <w:color w:val="000000"/>
                      <w:szCs w:val="18"/>
                      <w:shd w:val="clear" w:color="auto" w:fill="FFFFFF"/>
                    </w:rPr>
                  </m:ctrlPr>
                </m:e>
                <m:e>
                  <m:sSub>
                    <m:sSubPr>
                      <m:ctrlPr>
                        <w:rPr>
                          <w:rStyle w:val="mord"/>
                          <w:rFonts w:ascii="Cambria Math" w:hAnsi="Cambria Math" w:cs="Times New Roman"/>
                          <w:i/>
                          <w:iCs/>
                          <w:color w:val="000000"/>
                          <w:szCs w:val="18"/>
                          <w:shd w:val="clear" w:color="auto" w:fill="FFFFFF"/>
                        </w:rPr>
                      </m:ctrlPr>
                    </m:sSubPr>
                    <m:e>
                      <m:r>
                        <m:rPr>
                          <m:sty m:val="bi"/>
                        </m:rPr>
                        <w:rPr>
                          <w:rStyle w:val="mord"/>
                          <w:rFonts w:ascii="Cambria Math" w:hAnsi="Cambria Math" w:cs="Times New Roman"/>
                          <w:color w:val="000000"/>
                          <w:szCs w:val="18"/>
                          <w:shd w:val="clear" w:color="auto" w:fill="FFFFFF"/>
                        </w:rPr>
                        <m:t>x</m:t>
                      </m:r>
                    </m:e>
                    <m:sub>
                      <m:r>
                        <w:rPr>
                          <w:rStyle w:val="mord"/>
                          <w:rFonts w:ascii="Cambria Math" w:hAnsi="Cambria Math" w:cs="Times New Roman"/>
                          <w:color w:val="000000"/>
                          <w:szCs w:val="18"/>
                          <w:shd w:val="clear" w:color="auto" w:fill="FFFFFF"/>
                        </w:rPr>
                        <m:t>t-1</m:t>
                      </m:r>
                    </m:sub>
                  </m:sSub>
                  <m:r>
                    <w:rPr>
                      <w:rStyle w:val="vlist-s"/>
                      <w:rFonts w:ascii="Cambria Math" w:hAnsi="Cambria Math" w:cs="Times New Roman"/>
                      <w:color w:val="000000"/>
                      <w:szCs w:val="18"/>
                      <w:shd w:val="clear" w:color="auto" w:fill="FFFFFF"/>
                    </w:rPr>
                    <m:t>​</m:t>
                  </m:r>
                  <m:ctrlPr>
                    <w:rPr>
                      <w:rStyle w:val="mclose"/>
                      <w:rFonts w:ascii="Cambria Math" w:hAnsi="Cambria Math" w:cs="Times New Roman"/>
                      <w:i/>
                      <w:color w:val="000000"/>
                      <w:szCs w:val="18"/>
                      <w:shd w:val="clear" w:color="auto" w:fill="FFFFFF"/>
                    </w:rPr>
                  </m:ctrlPr>
                </m:e>
              </m:d>
              <m:r>
                <w:rPr>
                  <w:rStyle w:val="mrel"/>
                  <w:rFonts w:ascii="Cambria Math" w:hAnsi="Cambria Math" w:cs="Times New Roman"/>
                  <w:color w:val="000000"/>
                  <w:szCs w:val="18"/>
                  <w:shd w:val="clear" w:color="auto" w:fill="FFFFFF"/>
                </w:rPr>
                <m:t>=</m:t>
              </m:r>
              <m:sSub>
                <m:sSubPr>
                  <m:ctrlPr>
                    <w:rPr>
                      <w:rStyle w:val="mclose"/>
                      <w:rFonts w:ascii="Cambria Math" w:hAnsi="Cambria Math" w:cs="Times New Roman"/>
                      <w:i/>
                      <w:color w:val="000000"/>
                      <w:szCs w:val="18"/>
                      <w:shd w:val="clear" w:color="auto" w:fill="FFFFFF"/>
                    </w:rPr>
                  </m:ctrlPr>
                </m:sSubPr>
                <m:e>
                  <m:r>
                    <w:rPr>
                      <w:rStyle w:val="mclose"/>
                      <w:rFonts w:ascii="Cambria Math" w:hAnsi="Cambria Math" w:cs="Times New Roman"/>
                      <w:color w:val="000000"/>
                      <w:szCs w:val="18"/>
                      <w:shd w:val="clear" w:color="auto" w:fill="FFFFFF"/>
                    </w:rPr>
                    <m:t>p</m:t>
                  </m:r>
                  <m:ctrlPr>
                    <w:rPr>
                      <w:rStyle w:val="mrel"/>
                      <w:rFonts w:ascii="Cambria Math" w:hAnsi="Cambria Math" w:cs="Times New Roman"/>
                      <w:i/>
                      <w:color w:val="000000"/>
                      <w:szCs w:val="18"/>
                      <w:shd w:val="clear" w:color="auto" w:fill="FFFFFF"/>
                    </w:rPr>
                  </m:ctrlPr>
                </m:e>
                <m:sub>
                  <m:r>
                    <m:rPr>
                      <m:scr m:val="script"/>
                    </m:rPr>
                    <w:rPr>
                      <w:rStyle w:val="mclose"/>
                      <w:rFonts w:ascii="Cambria Math" w:hAnsi="Cambria Math" w:cs="Times New Roman"/>
                      <w:color w:val="000000"/>
                      <w:szCs w:val="18"/>
                      <w:shd w:val="clear" w:color="auto" w:fill="FFFFFF"/>
                    </w:rPr>
                    <m:t>N</m:t>
                  </m:r>
                </m:sub>
              </m:sSub>
              <m:d>
                <m:dPr>
                  <m:ctrlPr>
                    <w:rPr>
                      <w:rStyle w:val="mclose"/>
                      <w:rFonts w:ascii="Cambria Math" w:hAnsi="Cambria Math" w:cs="Times New Roman"/>
                      <w:i/>
                      <w:color w:val="000000"/>
                      <w:szCs w:val="18"/>
                      <w:shd w:val="clear" w:color="auto" w:fill="FFFFFF"/>
                    </w:rPr>
                  </m:ctrlPr>
                </m:dPr>
                <m:e>
                  <m:sSub>
                    <m:sSubPr>
                      <m:ctrlPr>
                        <w:rPr>
                          <w:rStyle w:val="mclose"/>
                          <w:rFonts w:ascii="Cambria Math" w:hAnsi="Cambria Math" w:cs="Times New Roman"/>
                          <w:i/>
                          <w:color w:val="000000"/>
                          <w:szCs w:val="18"/>
                          <w:shd w:val="clear" w:color="auto" w:fill="FFFFFF"/>
                        </w:rPr>
                      </m:ctrlPr>
                    </m:sSubPr>
                    <m:e>
                      <m:r>
                        <m:rPr>
                          <m:sty m:val="bi"/>
                        </m:rPr>
                        <w:rPr>
                          <w:rStyle w:val="mclose"/>
                          <w:rFonts w:ascii="Cambria Math" w:hAnsi="Cambria Math" w:cs="Times New Roman"/>
                          <w:color w:val="000000"/>
                          <w:szCs w:val="18"/>
                          <w:shd w:val="clear" w:color="auto" w:fill="FFFFFF"/>
                        </w:rPr>
                        <m:t>x</m:t>
                      </m:r>
                    </m:e>
                    <m:sub>
                      <m:r>
                        <w:rPr>
                          <w:rStyle w:val="mclose"/>
                          <w:rFonts w:ascii="Cambria Math" w:hAnsi="Cambria Math" w:cs="Times New Roman"/>
                          <w:color w:val="000000"/>
                          <w:szCs w:val="18"/>
                          <w:shd w:val="clear" w:color="auto" w:fill="FFFFFF"/>
                        </w:rPr>
                        <m:t>t</m:t>
                      </m:r>
                    </m:sub>
                  </m:sSub>
                </m:e>
                <m:e>
                  <m:rad>
                    <m:radPr>
                      <m:degHide m:val="1"/>
                      <m:ctrlPr>
                        <w:rPr>
                          <w:rStyle w:val="mclose"/>
                          <w:rFonts w:ascii="Cambria Math" w:hAnsi="Cambria Math" w:cs="Times New Roman"/>
                          <w:i/>
                          <w:color w:val="000000"/>
                          <w:szCs w:val="18"/>
                          <w:shd w:val="clear" w:color="auto" w:fill="FFFFFF"/>
                        </w:rPr>
                      </m:ctrlPr>
                    </m:radPr>
                    <m:deg/>
                    <m:e>
                      <m:r>
                        <w:rPr>
                          <w:rStyle w:val="mclose"/>
                          <w:rFonts w:ascii="Cambria Math" w:hAnsi="Cambria Math" w:cs="Times New Roman"/>
                          <w:color w:val="000000"/>
                          <w:szCs w:val="18"/>
                          <w:shd w:val="clear" w:color="auto" w:fill="FFFFFF"/>
                        </w:rPr>
                        <m:t>1-</m:t>
                      </m:r>
                      <m:sSub>
                        <m:sSubPr>
                          <m:ctrlPr>
                            <w:rPr>
                              <w:rStyle w:val="mclose"/>
                              <w:rFonts w:ascii="Cambria Math" w:hAnsi="Cambria Math" w:cs="Times New Roman"/>
                              <w:i/>
                              <w:color w:val="000000"/>
                              <w:szCs w:val="18"/>
                              <w:shd w:val="clear" w:color="auto" w:fill="FFFFFF"/>
                            </w:rPr>
                          </m:ctrlPr>
                        </m:sSubPr>
                        <m:e>
                          <m:r>
                            <w:rPr>
                              <w:rStyle w:val="mclose"/>
                              <w:rFonts w:ascii="Cambria Math" w:hAnsi="Cambria Math" w:cs="Times New Roman"/>
                              <w:color w:val="000000"/>
                              <w:szCs w:val="18"/>
                              <w:shd w:val="clear" w:color="auto" w:fill="FFFFFF"/>
                            </w:rPr>
                            <m:t>β</m:t>
                          </m:r>
                        </m:e>
                        <m:sub>
                          <m:r>
                            <w:rPr>
                              <w:rStyle w:val="mclose"/>
                              <w:rFonts w:ascii="Cambria Math" w:hAnsi="Cambria Math" w:cs="Times New Roman"/>
                              <w:color w:val="000000"/>
                              <w:szCs w:val="18"/>
                              <w:shd w:val="clear" w:color="auto" w:fill="FFFFFF"/>
                            </w:rPr>
                            <m:t>t</m:t>
                          </m:r>
                        </m:sub>
                      </m:sSub>
                    </m:e>
                  </m:rad>
                  <m:sSub>
                    <m:sSubPr>
                      <m:ctrlPr>
                        <w:rPr>
                          <w:rStyle w:val="mclose"/>
                          <w:rFonts w:ascii="Cambria Math" w:hAnsi="Cambria Math" w:cs="Times New Roman"/>
                          <w:i/>
                          <w:color w:val="000000"/>
                          <w:szCs w:val="18"/>
                          <w:shd w:val="clear" w:color="auto" w:fill="FFFFFF"/>
                        </w:rPr>
                      </m:ctrlPr>
                    </m:sSubPr>
                    <m:e>
                      <m:r>
                        <m:rPr>
                          <m:sty m:val="bi"/>
                        </m:rPr>
                        <w:rPr>
                          <w:rStyle w:val="mclose"/>
                          <w:rFonts w:ascii="Cambria Math" w:hAnsi="Cambria Math" w:cs="Times New Roman"/>
                          <w:color w:val="000000"/>
                          <w:szCs w:val="18"/>
                          <w:shd w:val="clear" w:color="auto" w:fill="FFFFFF"/>
                        </w:rPr>
                        <m:t>x</m:t>
                      </m:r>
                    </m:e>
                    <m:sub>
                      <m:r>
                        <w:rPr>
                          <w:rStyle w:val="mclose"/>
                          <w:rFonts w:ascii="Cambria Math" w:hAnsi="Cambria Math" w:cs="Times New Roman"/>
                          <w:color w:val="000000"/>
                          <w:szCs w:val="18"/>
                          <w:shd w:val="clear" w:color="auto" w:fill="FFFFFF"/>
                        </w:rPr>
                        <m:t>t-1</m:t>
                      </m:r>
                    </m:sub>
                  </m:sSub>
                  <m:r>
                    <w:rPr>
                      <w:rStyle w:val="mclose"/>
                      <w:rFonts w:ascii="Cambria Math" w:hAnsi="Cambria Math" w:cs="Times New Roman"/>
                      <w:color w:val="000000"/>
                      <w:szCs w:val="18"/>
                      <w:shd w:val="clear" w:color="auto" w:fill="FFFFFF"/>
                    </w:rPr>
                    <m:t>,</m:t>
                  </m:r>
                  <m:sSub>
                    <m:sSubPr>
                      <m:ctrlPr>
                        <w:rPr>
                          <w:rStyle w:val="mclose"/>
                          <w:rFonts w:ascii="Cambria Math" w:hAnsi="Cambria Math" w:cs="Times New Roman"/>
                          <w:i/>
                          <w:color w:val="000000"/>
                          <w:szCs w:val="18"/>
                          <w:shd w:val="clear" w:color="auto" w:fill="FFFFFF"/>
                        </w:rPr>
                      </m:ctrlPr>
                    </m:sSubPr>
                    <m:e>
                      <m:r>
                        <w:rPr>
                          <w:rStyle w:val="mclose"/>
                          <w:rFonts w:ascii="Cambria Math" w:hAnsi="Cambria Math" w:cs="Times New Roman"/>
                          <w:color w:val="000000"/>
                          <w:szCs w:val="18"/>
                          <w:shd w:val="clear" w:color="auto" w:fill="FFFFFF"/>
                        </w:rPr>
                        <m:t>β</m:t>
                      </m:r>
                    </m:e>
                    <m:sub>
                      <m:r>
                        <w:rPr>
                          <w:rStyle w:val="mclose"/>
                          <w:rFonts w:ascii="Cambria Math" w:hAnsi="Cambria Math" w:cs="Times New Roman"/>
                          <w:color w:val="000000"/>
                          <w:szCs w:val="18"/>
                          <w:shd w:val="clear" w:color="auto" w:fill="FFFFFF"/>
                        </w:rPr>
                        <m:t>t</m:t>
                      </m:r>
                    </m:sub>
                  </m:sSub>
                  <m:r>
                    <m:rPr>
                      <m:sty m:val="b"/>
                    </m:rPr>
                    <w:rPr>
                      <w:rStyle w:val="mclose"/>
                      <w:rFonts w:ascii="Cambria Math" w:hAnsi="Cambria Math" w:cs="Times New Roman"/>
                      <w:color w:val="000000"/>
                      <w:szCs w:val="18"/>
                      <w:shd w:val="clear" w:color="auto" w:fill="FFFFFF"/>
                    </w:rPr>
                    <m:t>I</m:t>
                  </m:r>
                </m:e>
              </m:d>
              <m:r>
                <w:rPr>
                  <w:rStyle w:val="mord"/>
                  <w:rFonts w:ascii="Cambria Math" w:hAnsi="Cambria Math" w:cs="Times New Roman"/>
                  <w:color w:val="000000"/>
                  <w:szCs w:val="18"/>
                  <w:shd w:val="clear" w:color="auto" w:fill="FFFFFF"/>
                </w:rPr>
                <m:t>#</m:t>
              </m:r>
              <m:d>
                <m:dPr>
                  <m:ctrlPr>
                    <w:rPr>
                      <w:rStyle w:val="mclose"/>
                      <w:rFonts w:ascii="Cambria Math" w:hAnsi="Cambria Math" w:cs="Times New Roman"/>
                      <w:i/>
                      <w:color w:val="000000"/>
                      <w:szCs w:val="18"/>
                      <w:shd w:val="clear" w:color="auto" w:fill="FFFFFF"/>
                    </w:rPr>
                  </m:ctrlPr>
                </m:dPr>
                <m:e>
                  <m:r>
                    <w:rPr>
                      <w:rStyle w:val="mclose"/>
                      <w:rFonts w:ascii="Cambria Math" w:hAnsi="Cambria Math" w:cs="Times New Roman"/>
                      <w:color w:val="000000"/>
                      <w:szCs w:val="18"/>
                      <w:shd w:val="clear" w:color="auto" w:fill="FFFFFF"/>
                    </w:rPr>
                    <m:t>1</m:t>
                  </m:r>
                </m:e>
              </m:d>
              <m:ctrlPr>
                <w:rPr>
                  <w:rStyle w:val="mord"/>
                  <w:rFonts w:ascii="Cambria Math" w:hAnsi="Cambria Math" w:cs="Times New Roman"/>
                  <w:i/>
                  <w:iCs/>
                  <w:color w:val="000000"/>
                  <w:szCs w:val="18"/>
                  <w:shd w:val="clear" w:color="auto" w:fill="FFFFFF"/>
                </w:rPr>
              </m:ctrlPr>
            </m:e>
          </m:eqArr>
        </m:oMath>
      </m:oMathPara>
    </w:p>
    <w:p w14:paraId="4DC4ECFC" w14:textId="0307C440" w:rsidR="005300C4" w:rsidRPr="00E276B5" w:rsidRDefault="00000000" w:rsidP="00E276B5">
      <w:pPr>
        <w:rPr>
          <w:rFonts w:cs="Times New Roman"/>
          <w:bCs/>
          <w:i/>
        </w:rPr>
      </w:pPr>
      <m:oMathPara>
        <m:oMath>
          <m:eqArr>
            <m:eqArrPr>
              <m:maxDist m:val="1"/>
              <m:ctrlPr>
                <w:rPr>
                  <w:rStyle w:val="mord"/>
                  <w:rFonts w:ascii="Cambria Math" w:hAnsi="Cambria Math" w:cs="Times New Roman"/>
                  <w:i/>
                  <w:iCs/>
                  <w:color w:val="000000"/>
                  <w:szCs w:val="18"/>
                  <w:shd w:val="clear" w:color="auto" w:fill="FFFFFF"/>
                </w:rPr>
              </m:ctrlPr>
            </m:eqArrPr>
            <m:e>
              <m:d>
                <m:dPr>
                  <m:begChr m:val="{"/>
                  <m:endChr m:val=""/>
                  <m:ctrlPr>
                    <w:rPr>
                      <w:rStyle w:val="mord"/>
                      <w:rFonts w:ascii="Cambria Math" w:hAnsi="Cambria Math" w:cs="Times New Roman"/>
                      <w:i/>
                      <w:iCs/>
                      <w:color w:val="000000"/>
                      <w:szCs w:val="18"/>
                      <w:shd w:val="clear" w:color="auto" w:fill="FFFFFF"/>
                    </w:rPr>
                  </m:ctrlPr>
                </m:dPr>
                <m:e>
                  <m:eqArr>
                    <m:eqArrPr>
                      <m:ctrlPr>
                        <w:rPr>
                          <w:rStyle w:val="mord"/>
                          <w:rFonts w:ascii="Cambria Math" w:hAnsi="Cambria Math" w:cs="Times New Roman"/>
                          <w:i/>
                          <w:iCs/>
                          <w:color w:val="000000"/>
                          <w:szCs w:val="18"/>
                          <w:shd w:val="clear" w:color="auto" w:fill="FFFFFF"/>
                        </w:rPr>
                      </m:ctrlPr>
                    </m:eqArrPr>
                    <m:e>
                      <m:sSub>
                        <m:sSubPr>
                          <m:ctrlPr>
                            <w:ins w:id="46" w:author="セキヒロト" w:date="2025-01-29T22:27:00Z" w16du:dateUtc="2025-01-29T13:27:00Z">
                              <w:rPr>
                                <w:rStyle w:val="mord"/>
                                <w:rFonts w:ascii="Cambria Math" w:hAnsi="Cambria Math" w:cs="Times New Roman"/>
                                <w:i/>
                                <w:color w:val="000000"/>
                                <w:szCs w:val="18"/>
                                <w:shd w:val="clear" w:color="auto" w:fill="FFFFFF"/>
                              </w:rPr>
                            </w:ins>
                          </m:ctrlPr>
                        </m:sSubPr>
                        <m:e>
                          <m:r>
                            <w:rPr>
                              <w:rStyle w:val="mord"/>
                              <w:rFonts w:ascii="Cambria Math" w:hAnsi="Cambria Math" w:cs="Times New Roman" w:hint="eastAsia"/>
                              <w:color w:val="000000"/>
                              <w:szCs w:val="18"/>
                              <w:shd w:val="clear" w:color="auto" w:fill="FFFFFF"/>
                            </w:rPr>
                            <m:t>p</m:t>
                          </m:r>
                          <m:ctrlPr>
                            <w:ins w:id="47" w:author="セキヒロト" w:date="2025-01-29T22:27:00Z" w16du:dateUtc="2025-01-29T13:27:00Z">
                              <w:rPr>
                                <w:rStyle w:val="mord"/>
                                <w:rFonts w:ascii="Cambria Math" w:hAnsi="Cambria Math" w:cs="Times New Roman" w:hint="eastAsia"/>
                                <w:i/>
                                <w:color w:val="000000"/>
                                <w:szCs w:val="18"/>
                                <w:shd w:val="clear" w:color="auto" w:fill="FFFFFF"/>
                              </w:rPr>
                            </w:ins>
                          </m:ctrlPr>
                        </m:e>
                        <m:sub>
                          <m:r>
                            <w:ins w:id="48" w:author="セキヒロト" w:date="2025-01-29T22:27:00Z" w16du:dateUtc="2025-01-29T13:27:00Z">
                              <w:rPr>
                                <w:rStyle w:val="mord"/>
                                <w:rFonts w:ascii="Cambria Math" w:hAnsi="Cambria Math" w:cs="Times New Roman"/>
                                <w:color w:val="000000"/>
                                <w:szCs w:val="18"/>
                                <w:shd w:val="clear" w:color="auto" w:fill="FFFFFF"/>
                              </w:rPr>
                              <m:t>θ</m:t>
                            </w:ins>
                          </m:r>
                        </m:sub>
                      </m:sSub>
                      <m:d>
                        <m:dPr>
                          <m:ctrlPr>
                            <w:rPr>
                              <w:rStyle w:val="mord"/>
                              <w:rFonts w:ascii="Cambria Math" w:hAnsi="Cambria Math" w:cs="Times New Roman" w:hint="eastAsia"/>
                              <w:i/>
                              <w:color w:val="000000"/>
                              <w:szCs w:val="18"/>
                              <w:shd w:val="clear" w:color="auto" w:fill="FFFFFF"/>
                            </w:rPr>
                          </m:ctrlPr>
                        </m:dPr>
                        <m:e>
                          <m:sSub>
                            <m:sSubPr>
                              <m:ctrlPr>
                                <w:rPr>
                                  <w:rStyle w:val="mord"/>
                                  <w:rFonts w:ascii="Cambria Math" w:hAnsi="Cambria Math" w:cs="Times New Roman"/>
                                  <w:i/>
                                  <w:color w:val="000000"/>
                                  <w:szCs w:val="18"/>
                                  <w:shd w:val="clear" w:color="auto" w:fill="FFFFFF"/>
                                </w:rPr>
                              </m:ctrlPr>
                            </m:sSubPr>
                            <m:e>
                              <m:r>
                                <m:rPr>
                                  <m:sty m:val="b"/>
                                </m:rPr>
                                <w:rPr>
                                  <w:rStyle w:val="mord"/>
                                  <w:rFonts w:ascii="Cambria Math" w:hAnsi="Cambria Math" w:cs="Times New Roman"/>
                                  <w:color w:val="000000"/>
                                  <w:szCs w:val="18"/>
                                  <w:shd w:val="clear" w:color="auto" w:fill="FFFFFF"/>
                                </w:rPr>
                                <m:t>x</m:t>
                              </m:r>
                            </m:e>
                            <m:sub>
                              <m:r>
                                <w:ins w:id="49" w:author="セキヒロト" w:date="2025-01-29T22:28:00Z" w16du:dateUtc="2025-01-29T13:28:00Z">
                                  <w:rPr>
                                    <w:rStyle w:val="mord"/>
                                    <w:rFonts w:ascii="Cambria Math" w:hAnsi="Cambria Math" w:cs="Times New Roman"/>
                                    <w:color w:val="000000"/>
                                    <w:szCs w:val="18"/>
                                    <w:shd w:val="clear" w:color="auto" w:fill="FFFFFF"/>
                                  </w:rPr>
                                  <m:t>0:</m:t>
                                </w:ins>
                              </m:r>
                              <m:r>
                                <w:rPr>
                                  <w:rStyle w:val="mord"/>
                                  <w:rFonts w:ascii="Cambria Math" w:hAnsi="Cambria Math" w:cs="Times New Roman"/>
                                  <w:color w:val="000000"/>
                                  <w:szCs w:val="18"/>
                                  <w:shd w:val="clear" w:color="auto" w:fill="FFFFFF"/>
                                </w:rPr>
                                <m:t>T</m:t>
                              </m:r>
                            </m:sub>
                          </m:sSub>
                          <m:ctrlPr>
                            <w:rPr>
                              <w:rStyle w:val="mord"/>
                              <w:rFonts w:ascii="Cambria Math" w:hAnsi="Cambria Math" w:cs="Times New Roman"/>
                              <w:i/>
                              <w:color w:val="000000"/>
                              <w:szCs w:val="18"/>
                              <w:shd w:val="clear" w:color="auto" w:fill="FFFFFF"/>
                            </w:rPr>
                          </m:ctrlPr>
                        </m:e>
                      </m:d>
                      <m:r>
                        <w:rPr>
                          <w:rStyle w:val="mord"/>
                          <w:rFonts w:ascii="Cambria Math" w:hAnsi="Cambria Math" w:cs="Times New Roman"/>
                          <w:color w:val="000000"/>
                          <w:szCs w:val="18"/>
                          <w:shd w:val="clear" w:color="auto" w:fill="FFFFFF"/>
                        </w:rPr>
                        <m:t>=</m:t>
                      </m:r>
                      <m:r>
                        <w:ins w:id="50" w:author="セキヒロト" w:date="2025-01-29T22:31:00Z" w16du:dateUtc="2025-01-29T13:31:00Z">
                          <w:rPr>
                            <w:rStyle w:val="mord"/>
                            <w:rFonts w:ascii="Cambria Math" w:hAnsi="Cambria Math" w:cs="Times New Roman"/>
                            <w:color w:val="000000"/>
                            <w:szCs w:val="18"/>
                            <w:shd w:val="clear" w:color="auto" w:fill="FFFFFF"/>
                          </w:rPr>
                          <m:t>p</m:t>
                        </w:ins>
                      </m:r>
                      <m:d>
                        <m:dPr>
                          <m:ctrlPr>
                            <w:ins w:id="51" w:author="セキヒロト" w:date="2025-01-29T22:31:00Z" w16du:dateUtc="2025-01-29T13:31:00Z">
                              <w:rPr>
                                <w:rStyle w:val="mord"/>
                                <w:rFonts w:ascii="Cambria Math" w:hAnsi="Cambria Math" w:cs="Times New Roman"/>
                                <w:i/>
                                <w:color w:val="000000"/>
                                <w:szCs w:val="18"/>
                                <w:shd w:val="clear" w:color="auto" w:fill="FFFFFF"/>
                              </w:rPr>
                            </w:ins>
                          </m:ctrlPr>
                        </m:dPr>
                        <m:e>
                          <m:sSub>
                            <m:sSubPr>
                              <m:ctrlPr>
                                <w:ins w:id="52" w:author="セキヒロト" w:date="2025-01-29T22:31:00Z" w16du:dateUtc="2025-01-29T13:31:00Z">
                                  <w:rPr>
                                    <w:rStyle w:val="mord"/>
                                    <w:rFonts w:ascii="Cambria Math" w:hAnsi="Cambria Math" w:cs="Times New Roman"/>
                                    <w:i/>
                                    <w:color w:val="000000"/>
                                    <w:szCs w:val="18"/>
                                    <w:shd w:val="clear" w:color="auto" w:fill="FFFFFF"/>
                                  </w:rPr>
                                </w:ins>
                              </m:ctrlPr>
                            </m:sSubPr>
                            <m:e>
                              <m:r>
                                <w:ins w:id="53" w:author="セキヒロト" w:date="2025-01-29T22:31:00Z" w16du:dateUtc="2025-01-29T13:31:00Z">
                                  <m:rPr>
                                    <m:sty m:val="b"/>
                                  </m:rPr>
                                  <w:rPr>
                                    <w:rStyle w:val="mord"/>
                                    <w:rFonts w:ascii="Cambria Math" w:hAnsi="Cambria Math" w:cs="Times New Roman"/>
                                    <w:color w:val="000000"/>
                                    <w:szCs w:val="18"/>
                                    <w:shd w:val="clear" w:color="auto" w:fill="FFFFFF"/>
                                  </w:rPr>
                                  <m:t>x</m:t>
                                </w:ins>
                              </m:r>
                            </m:e>
                            <m:sub>
                              <m:r>
                                <w:ins w:id="54" w:author="セキヒロト" w:date="2025-01-29T22:31:00Z" w16du:dateUtc="2025-01-29T13:31:00Z">
                                  <w:rPr>
                                    <w:rStyle w:val="mord"/>
                                    <w:rFonts w:ascii="Cambria Math" w:hAnsi="Cambria Math" w:cs="Times New Roman"/>
                                    <w:color w:val="000000"/>
                                    <w:szCs w:val="18"/>
                                    <w:shd w:val="clear" w:color="auto" w:fill="FFFFFF"/>
                                  </w:rPr>
                                  <m:t>T</m:t>
                                </w:ins>
                              </m:r>
                            </m:sub>
                          </m:sSub>
                        </m:e>
                      </m:d>
                      <m:nary>
                        <m:naryPr>
                          <m:chr m:val="∏"/>
                          <m:limLoc m:val="subSup"/>
                          <m:ctrlPr>
                            <w:ins w:id="55" w:author="セキヒロト" w:date="2025-01-29T22:30:00Z" w16du:dateUtc="2025-01-29T13:30:00Z">
                              <w:rPr>
                                <w:rStyle w:val="mord"/>
                                <w:rFonts w:ascii="Cambria Math" w:hAnsi="Cambria Math" w:cs="Times New Roman"/>
                                <w:i/>
                                <w:color w:val="000000"/>
                                <w:szCs w:val="18"/>
                                <w:shd w:val="clear" w:color="auto" w:fill="FFFFFF"/>
                              </w:rPr>
                            </w:ins>
                          </m:ctrlPr>
                        </m:naryPr>
                        <m:sub>
                          <m:r>
                            <w:ins w:id="56" w:author="セキヒロト" w:date="2025-01-29T22:30:00Z" w16du:dateUtc="2025-01-29T13:30:00Z">
                              <w:rPr>
                                <w:rStyle w:val="mord"/>
                                <w:rFonts w:ascii="Cambria Math" w:hAnsi="Cambria Math" w:cs="Times New Roman"/>
                                <w:color w:val="000000"/>
                                <w:szCs w:val="18"/>
                                <w:shd w:val="clear" w:color="auto" w:fill="FFFFFF"/>
                              </w:rPr>
                              <m:t>t=1</m:t>
                            </w:ins>
                          </m:r>
                        </m:sub>
                        <m:sup>
                          <m:r>
                            <w:ins w:id="57" w:author="セキヒロト" w:date="2025-01-29T22:30:00Z" w16du:dateUtc="2025-01-29T13:30:00Z">
                              <w:rPr>
                                <w:rStyle w:val="mord"/>
                                <w:rFonts w:ascii="Cambria Math" w:hAnsi="Cambria Math" w:cs="Times New Roman"/>
                                <w:color w:val="000000"/>
                                <w:szCs w:val="18"/>
                                <w:shd w:val="clear" w:color="auto" w:fill="FFFFFF"/>
                              </w:rPr>
                              <m:t>T</m:t>
                            </w:ins>
                          </m:r>
                        </m:sup>
                        <m:e>
                          <m:sSub>
                            <m:sSubPr>
                              <m:ctrlPr>
                                <w:ins w:id="58" w:author="セキヒロト" w:date="2025-01-29T22:30:00Z" w16du:dateUtc="2025-01-29T13:30:00Z">
                                  <w:rPr>
                                    <w:rStyle w:val="mord"/>
                                    <w:rFonts w:ascii="Cambria Math" w:hAnsi="Cambria Math" w:cs="Times New Roman"/>
                                    <w:i/>
                                    <w:iCs/>
                                    <w:color w:val="000000"/>
                                    <w:szCs w:val="18"/>
                                    <w:shd w:val="clear" w:color="auto" w:fill="FFFFFF"/>
                                  </w:rPr>
                                </w:ins>
                              </m:ctrlPr>
                            </m:sSubPr>
                            <m:e>
                              <m:r>
                                <w:ins w:id="59" w:author="セキヒロト" w:date="2025-01-29T22:30:00Z" w16du:dateUtc="2025-01-29T13:30:00Z">
                                  <w:rPr>
                                    <w:rStyle w:val="mord"/>
                                    <w:rFonts w:ascii="Cambria Math" w:hAnsi="Cambria Math" w:cs="Times New Roman"/>
                                    <w:color w:val="000000"/>
                                    <w:szCs w:val="18"/>
                                    <w:shd w:val="clear" w:color="auto" w:fill="FFFFFF"/>
                                  </w:rPr>
                                  <m:t>p</m:t>
                                </w:ins>
                              </m:r>
                            </m:e>
                            <m:sub>
                              <m:r>
                                <w:ins w:id="60" w:author="セキヒロト" w:date="2025-01-29T22:30:00Z" w16du:dateUtc="2025-01-29T13:30:00Z">
                                  <w:rPr>
                                    <w:rStyle w:val="mord"/>
                                    <w:rFonts w:ascii="Cambria Math" w:hAnsi="Cambria Math" w:cs="Times New Roman"/>
                                    <w:color w:val="000000"/>
                                    <w:szCs w:val="18"/>
                                    <w:shd w:val="clear" w:color="auto" w:fill="FFFFFF"/>
                                  </w:rPr>
                                  <m:t>θ</m:t>
                                </w:ins>
                              </m:r>
                            </m:sub>
                          </m:sSub>
                          <m:d>
                            <m:dPr>
                              <m:ctrlPr>
                                <w:ins w:id="61" w:author="セキヒロト" w:date="2025-01-29T22:30:00Z" w16du:dateUtc="2025-01-29T13:30:00Z">
                                  <w:rPr>
                                    <w:rStyle w:val="mord"/>
                                    <w:rFonts w:ascii="Cambria Math" w:hAnsi="Cambria Math" w:cs="Times New Roman"/>
                                    <w:i/>
                                    <w:iCs/>
                                    <w:color w:val="000000"/>
                                    <w:szCs w:val="18"/>
                                    <w:shd w:val="clear" w:color="auto" w:fill="FFFFFF"/>
                                  </w:rPr>
                                </w:ins>
                              </m:ctrlPr>
                            </m:dPr>
                            <m:e>
                              <m:sSub>
                                <m:sSubPr>
                                  <m:ctrlPr>
                                    <w:ins w:id="62" w:author="セキヒロト" w:date="2025-01-29T22:30:00Z" w16du:dateUtc="2025-01-29T13:30:00Z">
                                      <w:rPr>
                                        <w:rStyle w:val="mord"/>
                                        <w:rFonts w:ascii="Cambria Math" w:hAnsi="Cambria Math" w:cs="Times New Roman"/>
                                        <w:i/>
                                        <w:iCs/>
                                        <w:color w:val="000000"/>
                                        <w:szCs w:val="18"/>
                                        <w:shd w:val="clear" w:color="auto" w:fill="FFFFFF"/>
                                      </w:rPr>
                                    </w:ins>
                                  </m:ctrlPr>
                                </m:sSubPr>
                                <m:e>
                                  <m:r>
                                    <w:ins w:id="63" w:author="セキヒロト" w:date="2025-01-29T22:30:00Z" w16du:dateUtc="2025-01-29T13:30:00Z">
                                      <m:rPr>
                                        <m:sty m:val="b"/>
                                      </m:rPr>
                                      <w:rPr>
                                        <w:rStyle w:val="mord"/>
                                        <w:rFonts w:ascii="Cambria Math" w:hAnsi="Cambria Math" w:cs="Times New Roman"/>
                                        <w:color w:val="000000"/>
                                        <w:szCs w:val="18"/>
                                        <w:shd w:val="clear" w:color="auto" w:fill="FFFFFF"/>
                                      </w:rPr>
                                      <m:t>x</m:t>
                                    </w:ins>
                                  </m:r>
                                </m:e>
                                <m:sub>
                                  <m:r>
                                    <w:ins w:id="64" w:author="セキヒロト" w:date="2025-01-29T22:30:00Z" w16du:dateUtc="2025-01-29T13:30:00Z">
                                      <w:rPr>
                                        <w:rStyle w:val="mord"/>
                                        <w:rFonts w:ascii="Cambria Math" w:hAnsi="Cambria Math" w:cs="Times New Roman"/>
                                        <w:color w:val="000000"/>
                                        <w:szCs w:val="18"/>
                                        <w:shd w:val="clear" w:color="auto" w:fill="FFFFFF"/>
                                      </w:rPr>
                                      <m:t>t-1</m:t>
                                    </w:ins>
                                  </m:r>
                                </m:sub>
                              </m:sSub>
                            </m:e>
                            <m:e>
                              <m:sSub>
                                <m:sSubPr>
                                  <m:ctrlPr>
                                    <w:ins w:id="65" w:author="セキヒロト" w:date="2025-01-29T22:30:00Z" w16du:dateUtc="2025-01-29T13:30:00Z">
                                      <w:rPr>
                                        <w:rStyle w:val="mord"/>
                                        <w:rFonts w:ascii="Cambria Math" w:hAnsi="Cambria Math" w:cs="Times New Roman"/>
                                        <w:b/>
                                        <w:bCs/>
                                        <w:i/>
                                        <w:color w:val="000000"/>
                                        <w:szCs w:val="18"/>
                                        <w:shd w:val="clear" w:color="auto" w:fill="FFFFFF"/>
                                      </w:rPr>
                                    </w:ins>
                                  </m:ctrlPr>
                                </m:sSubPr>
                                <m:e>
                                  <m:r>
                                    <w:ins w:id="66" w:author="セキヒロト" w:date="2025-01-29T22:30:00Z" w16du:dateUtc="2025-01-29T13:30:00Z">
                                      <m:rPr>
                                        <m:sty m:val="b"/>
                                      </m:rPr>
                                      <w:rPr>
                                        <w:rStyle w:val="mord"/>
                                        <w:rFonts w:ascii="Cambria Math" w:hAnsi="Cambria Math" w:cs="Times New Roman"/>
                                        <w:color w:val="000000"/>
                                        <w:szCs w:val="18"/>
                                        <w:shd w:val="clear" w:color="auto" w:fill="FFFFFF"/>
                                      </w:rPr>
                                      <m:t>x</m:t>
                                    </w:ins>
                                  </m:r>
                                </m:e>
                                <m:sub>
                                  <m:r>
                                    <w:ins w:id="67" w:author="セキヒロト" w:date="2025-01-29T22:30:00Z" w16du:dateUtc="2025-01-29T13:30:00Z">
                                      <w:rPr>
                                        <w:rStyle w:val="mord"/>
                                        <w:rFonts w:ascii="Cambria Math" w:hAnsi="Cambria Math" w:cs="Times New Roman"/>
                                        <w:color w:val="000000"/>
                                        <w:szCs w:val="18"/>
                                        <w:shd w:val="clear" w:color="auto" w:fill="FFFFFF"/>
                                      </w:rPr>
                                      <m:t>t</m:t>
                                    </w:ins>
                                  </m:r>
                                </m:sub>
                              </m:sSub>
                            </m:e>
                          </m:d>
                        </m:e>
                      </m:nary>
                      <m:sSub>
                        <m:sSubPr>
                          <m:ctrlPr>
                            <w:del w:id="68" w:author="セキヒロト" w:date="2025-01-29T22:30:00Z" w16du:dateUtc="2025-01-29T13:30:00Z">
                              <w:rPr>
                                <w:rStyle w:val="mord"/>
                                <w:rFonts w:ascii="Cambria Math" w:hAnsi="Cambria Math" w:cs="Times New Roman"/>
                                <w:i/>
                                <w:iCs/>
                                <w:color w:val="000000"/>
                                <w:szCs w:val="18"/>
                                <w:shd w:val="clear" w:color="auto" w:fill="FFFFFF"/>
                              </w:rPr>
                            </w:del>
                          </m:ctrlPr>
                        </m:sSubPr>
                        <m:e>
                          <m:r>
                            <w:del w:id="69" w:author="セキヒロト" w:date="2025-01-29T22:30:00Z" w16du:dateUtc="2025-01-29T13:30:00Z">
                              <w:rPr>
                                <w:rStyle w:val="mord"/>
                                <w:rFonts w:ascii="Cambria Math" w:hAnsi="Cambria Math" w:cs="Times New Roman"/>
                                <w:color w:val="000000"/>
                                <w:szCs w:val="18"/>
                                <w:shd w:val="clear" w:color="auto" w:fill="FFFFFF"/>
                              </w:rPr>
                              <m:t>p</m:t>
                            </w:del>
                          </m:r>
                        </m:e>
                        <m:sub>
                          <m:r>
                            <w:del w:id="70" w:author="セキヒロト" w:date="2025-01-29T22:29:00Z" w16du:dateUtc="2025-01-29T13:29:00Z">
                              <m:rPr>
                                <m:scr m:val="script"/>
                              </m:rPr>
                              <w:rPr>
                                <w:rStyle w:val="mord"/>
                                <w:rFonts w:ascii="Cambria Math" w:hAnsi="Cambria Math" w:cs="Times New Roman"/>
                                <w:color w:val="000000"/>
                                <w:szCs w:val="18"/>
                                <w:shd w:val="clear" w:color="auto" w:fill="FFFFFF"/>
                              </w:rPr>
                              <m:t>N</m:t>
                            </w:del>
                          </m:r>
                        </m:sub>
                      </m:sSub>
                      <m:d>
                        <m:dPr>
                          <m:ctrlPr>
                            <w:del w:id="71" w:author="セキヒロト" w:date="2025-01-29T22:30:00Z" w16du:dateUtc="2025-01-29T13:30:00Z">
                              <w:rPr>
                                <w:rStyle w:val="mord"/>
                                <w:rFonts w:ascii="Cambria Math" w:hAnsi="Cambria Math" w:cs="Times New Roman"/>
                                <w:i/>
                                <w:iCs/>
                                <w:color w:val="000000"/>
                                <w:szCs w:val="18"/>
                                <w:shd w:val="clear" w:color="auto" w:fill="FFFFFF"/>
                              </w:rPr>
                            </w:del>
                          </m:ctrlPr>
                        </m:dPr>
                        <m:e>
                          <m:sSub>
                            <m:sSubPr>
                              <m:ctrlPr>
                                <w:del w:id="72" w:author="セキヒロト" w:date="2025-01-29T22:30:00Z" w16du:dateUtc="2025-01-29T13:30:00Z">
                                  <w:rPr>
                                    <w:rStyle w:val="mord"/>
                                    <w:rFonts w:ascii="Cambria Math" w:hAnsi="Cambria Math" w:cs="Times New Roman"/>
                                    <w:i/>
                                    <w:iCs/>
                                    <w:color w:val="000000"/>
                                    <w:szCs w:val="18"/>
                                    <w:shd w:val="clear" w:color="auto" w:fill="FFFFFF"/>
                                  </w:rPr>
                                </w:del>
                              </m:ctrlPr>
                            </m:sSubPr>
                            <m:e>
                              <m:r>
                                <w:del w:id="73" w:author="セキヒロト" w:date="2025-01-29T22:30:00Z" w16du:dateUtc="2025-01-29T13:30:00Z">
                                  <m:rPr>
                                    <m:sty m:val="b"/>
                                  </m:rPr>
                                  <w:rPr>
                                    <w:rStyle w:val="mord"/>
                                    <w:rFonts w:ascii="Cambria Math" w:hAnsi="Cambria Math" w:cs="Times New Roman"/>
                                    <w:color w:val="000000"/>
                                    <w:szCs w:val="18"/>
                                    <w:shd w:val="clear" w:color="auto" w:fill="FFFFFF"/>
                                  </w:rPr>
                                  <m:t>x</m:t>
                                </w:del>
                              </m:r>
                            </m:e>
                            <m:sub>
                              <m:r>
                                <w:del w:id="74" w:author="セキヒロト" w:date="2025-01-29T22:29:00Z" w16du:dateUtc="2025-01-29T13:29:00Z">
                                  <w:rPr>
                                    <w:rStyle w:val="mord"/>
                                    <w:rFonts w:ascii="Cambria Math" w:hAnsi="Cambria Math" w:cs="Times New Roman"/>
                                    <w:color w:val="000000"/>
                                    <w:szCs w:val="18"/>
                                    <w:shd w:val="clear" w:color="auto" w:fill="FFFFFF"/>
                                  </w:rPr>
                                  <m:t>T</m:t>
                                </w:del>
                              </m:r>
                            </m:sub>
                          </m:sSub>
                        </m:e>
                        <m:e>
                          <m:r>
                            <w:del w:id="75" w:author="セキヒロト" w:date="2025-01-29T22:29:00Z" w16du:dateUtc="2025-01-29T13:29:00Z">
                              <m:rPr>
                                <m:sty m:val="bi"/>
                              </m:rPr>
                              <w:rPr>
                                <w:rStyle w:val="mord"/>
                                <w:rFonts w:ascii="Cambria Math" w:hAnsi="Cambria Math" w:cs="Times New Roman"/>
                                <w:color w:val="000000"/>
                                <w:szCs w:val="18"/>
                                <w:shd w:val="clear" w:color="auto" w:fill="FFFFFF"/>
                              </w:rPr>
                              <m:t>0</m:t>
                            </w:del>
                          </m:r>
                          <m:r>
                            <w:del w:id="76" w:author="セキヒロト" w:date="2025-01-29T22:29:00Z" w16du:dateUtc="2025-01-29T13:29:00Z">
                              <w:rPr>
                                <w:rStyle w:val="mord"/>
                                <w:rFonts w:ascii="Cambria Math" w:hAnsi="Cambria Math" w:cs="Times New Roman"/>
                                <w:color w:val="000000"/>
                                <w:szCs w:val="18"/>
                                <w:shd w:val="clear" w:color="auto" w:fill="FFFFFF"/>
                              </w:rPr>
                              <m:t>,</m:t>
                            </w:del>
                          </m:r>
                          <m:r>
                            <w:del w:id="77" w:author="セキヒロト" w:date="2025-01-29T22:29:00Z" w16du:dateUtc="2025-01-29T13:29:00Z">
                              <m:rPr>
                                <m:sty m:val="b"/>
                              </m:rPr>
                              <w:rPr>
                                <w:rStyle w:val="mord"/>
                                <w:rFonts w:ascii="Cambria Math" w:hAnsi="Cambria Math" w:cs="Times New Roman"/>
                                <w:color w:val="000000"/>
                                <w:szCs w:val="18"/>
                                <w:shd w:val="clear" w:color="auto" w:fill="FFFFFF"/>
                              </w:rPr>
                              <m:t>I</m:t>
                            </w:del>
                          </m:r>
                        </m:e>
                      </m:d>
                    </m:e>
                    <m:e>
                      <m:sSub>
                        <m:sSubPr>
                          <m:ctrlPr>
                            <w:rPr>
                              <w:rFonts w:ascii="Cambria Math" w:hAnsi="Cambria Math"/>
                              <w:bCs/>
                              <w:i/>
                            </w:rPr>
                          </m:ctrlPr>
                        </m:sSubPr>
                        <m:e>
                          <m:r>
                            <w:rPr>
                              <w:rFonts w:ascii="Cambria Math" w:hAnsi="Cambria Math"/>
                            </w:rPr>
                            <m:t>p</m:t>
                          </m:r>
                        </m:e>
                        <m:sub>
                          <m:r>
                            <w:rPr>
                              <w:rFonts w:ascii="Cambria Math" w:hAnsi="Cambria Math"/>
                            </w:rPr>
                            <m:t>θ</m:t>
                          </m:r>
                        </m:sub>
                      </m:sSub>
                      <m:d>
                        <m:dPr>
                          <m:ctrlPr>
                            <w:rPr>
                              <w:rFonts w:ascii="Cambria Math" w:hAnsi="Cambria Math"/>
                              <w:bCs/>
                              <w:i/>
                            </w:rPr>
                          </m:ctrlPr>
                        </m:dPr>
                        <m:e>
                          <m:sSub>
                            <m:sSubPr>
                              <m:ctrlPr>
                                <w:rPr>
                                  <w:rFonts w:ascii="Cambria Math" w:hAnsi="Cambria Math"/>
                                  <w:bCs/>
                                  <w:i/>
                                </w:rPr>
                              </m:ctrlPr>
                            </m:sSubPr>
                            <m:e>
                              <m:r>
                                <m:rPr>
                                  <m:sty m:val="bi"/>
                                </m:rPr>
                                <w:rPr>
                                  <w:rFonts w:ascii="Cambria Math" w:hAnsi="Cambria Math"/>
                                </w:rPr>
                                <m:t>x</m:t>
                              </m:r>
                            </m:e>
                            <m:sub>
                              <m:r>
                                <w:rPr>
                                  <w:rFonts w:ascii="Cambria Math" w:hAnsi="Cambria Math"/>
                                </w:rPr>
                                <m:t>t-1</m:t>
                              </m:r>
                            </m:sub>
                          </m:sSub>
                        </m:e>
                        <m:e>
                          <m:sSub>
                            <m:sSubPr>
                              <m:ctrlPr>
                                <w:rPr>
                                  <w:rFonts w:ascii="Cambria Math" w:hAnsi="Cambria Math"/>
                                  <w:bCs/>
                                  <w:i/>
                                </w:rPr>
                              </m:ctrlPr>
                            </m:sSubPr>
                            <m:e>
                              <m:r>
                                <m:rPr>
                                  <m:sty m:val="bi"/>
                                </m:rP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bCs/>
                              <w:i/>
                            </w:rPr>
                          </m:ctrlPr>
                        </m:sSubPr>
                        <m:e>
                          <m:r>
                            <w:rPr>
                              <w:rFonts w:ascii="Cambria Math" w:hAnsi="Cambria Math"/>
                            </w:rPr>
                            <m:t>p</m:t>
                          </m:r>
                        </m:e>
                        <m:sub>
                          <m:r>
                            <m:rPr>
                              <m:scr m:val="script"/>
                            </m:rPr>
                            <w:rPr>
                              <w:rFonts w:ascii="Cambria Math" w:hAnsi="Cambria Math"/>
                            </w:rPr>
                            <m:t>N</m:t>
                          </m:r>
                        </m:sub>
                      </m:sSub>
                      <m:d>
                        <m:dPr>
                          <m:ctrlPr>
                            <w:rPr>
                              <w:rFonts w:ascii="Cambria Math" w:hAnsi="Cambria Math"/>
                              <w:bCs/>
                              <w:i/>
                            </w:rPr>
                          </m:ctrlPr>
                        </m:dPr>
                        <m:e>
                          <m:sSub>
                            <m:sSubPr>
                              <m:ctrlPr>
                                <w:rPr>
                                  <w:rFonts w:ascii="Cambria Math" w:hAnsi="Cambria Math"/>
                                  <w:bCs/>
                                  <w:i/>
                                </w:rPr>
                              </m:ctrlPr>
                            </m:sSubPr>
                            <m:e>
                              <m:r>
                                <m:rPr>
                                  <m:sty m:val="bi"/>
                                </m:rPr>
                                <w:rPr>
                                  <w:rFonts w:ascii="Cambria Math" w:hAnsi="Cambria Math"/>
                                </w:rPr>
                                <m:t>x</m:t>
                              </m:r>
                            </m:e>
                            <m:sub>
                              <m:r>
                                <w:rPr>
                                  <w:rFonts w:ascii="Cambria Math" w:hAnsi="Cambria Math"/>
                                </w:rPr>
                                <m:t>t-1</m:t>
                              </m:r>
                            </m:sub>
                          </m:sSub>
                        </m:e>
                        <m:e>
                          <m:sSub>
                            <m:sSubPr>
                              <m:ctrlPr>
                                <w:rPr>
                                  <w:rFonts w:ascii="Cambria Math" w:hAnsi="Cambria Math"/>
                                  <w:bCs/>
                                  <w:i/>
                                </w:rPr>
                              </m:ctrlPr>
                            </m:sSubPr>
                            <m:e>
                              <m:r>
                                <w:rPr>
                                  <w:rFonts w:ascii="Cambria Math" w:hAnsi="Cambria Math"/>
                                </w:rPr>
                                <m:t>μ</m:t>
                              </m:r>
                            </m:e>
                            <m:sub>
                              <m:r>
                                <w:rPr>
                                  <w:rFonts w:ascii="Cambria Math" w:hAnsi="Cambria Math"/>
                                </w:rPr>
                                <m:t>θ</m:t>
                              </m:r>
                            </m:sub>
                          </m:sSub>
                          <m:d>
                            <m:dPr>
                              <m:ctrlPr>
                                <w:rPr>
                                  <w:rFonts w:ascii="Cambria Math" w:hAnsi="Cambria Math"/>
                                  <w:bCs/>
                                  <w:i/>
                                </w:rPr>
                              </m:ctrlPr>
                            </m:dPr>
                            <m:e>
                              <m:sSub>
                                <m:sSubPr>
                                  <m:ctrlPr>
                                    <w:rPr>
                                      <w:rFonts w:ascii="Cambria Math" w:hAnsi="Cambria Math"/>
                                      <w:bCs/>
                                      <w:i/>
                                    </w:rPr>
                                  </m:ctrlPr>
                                </m:sSubPr>
                                <m:e>
                                  <m:r>
                                    <m:rPr>
                                      <m:sty m:val="bi"/>
                                    </m:rPr>
                                    <w:rPr>
                                      <w:rFonts w:ascii="Cambria Math" w:hAnsi="Cambria Math"/>
                                    </w:rPr>
                                    <m:t>x</m:t>
                                  </m:r>
                                </m:e>
                                <m:sub>
                                  <m:r>
                                    <w:rPr>
                                      <w:rFonts w:ascii="Cambria Math" w:hAnsi="Cambria Math"/>
                                    </w:rPr>
                                    <m:t>t</m:t>
                                  </m:r>
                                </m:sub>
                              </m:sSub>
                              <m:r>
                                <w:rPr>
                                  <w:rFonts w:ascii="Cambria Math" w:hAnsi="Cambria Math"/>
                                </w:rPr>
                                <m:t>,t</m:t>
                              </m:r>
                            </m:e>
                          </m:d>
                          <m:r>
                            <w:rPr>
                              <w:rFonts w:ascii="Cambria Math" w:hAnsi="Cambria Math"/>
                            </w:rPr>
                            <m:t>,</m:t>
                          </m:r>
                          <m:nary>
                            <m:naryPr>
                              <m:chr m:val="∑"/>
                              <m:limLoc m:val="subSup"/>
                              <m:supHide m:val="1"/>
                              <m:ctrlPr>
                                <w:rPr>
                                  <w:rFonts w:ascii="Cambria Math" w:hAnsi="Cambria Math"/>
                                  <w:bCs/>
                                  <w:i/>
                                </w:rPr>
                              </m:ctrlPr>
                            </m:naryPr>
                            <m:sub>
                              <m:r>
                                <w:rPr>
                                  <w:rFonts w:ascii="Cambria Math" w:hAnsi="Cambria Math"/>
                                </w:rPr>
                                <m:t>θ</m:t>
                              </m:r>
                            </m:sub>
                            <m:sup/>
                            <m:e>
                              <m:d>
                                <m:dPr>
                                  <m:ctrlPr>
                                    <w:ins w:id="78" w:author="セキヒロト" w:date="2025-01-29T22:25:00Z" w16du:dateUtc="2025-01-29T13:25:00Z">
                                      <w:rPr>
                                        <w:rFonts w:ascii="Cambria Math" w:hAnsi="Cambria Math"/>
                                        <w:bCs/>
                                        <w:i/>
                                      </w:rPr>
                                    </w:ins>
                                  </m:ctrlPr>
                                </m:dPr>
                                <m:e>
                                  <m:sSub>
                                    <m:sSubPr>
                                      <m:ctrlPr>
                                        <w:ins w:id="79" w:author="セキヒロト" w:date="2025-01-29T22:25:00Z" w16du:dateUtc="2025-01-29T13:25:00Z">
                                          <w:rPr>
                                            <w:rFonts w:ascii="Cambria Math" w:hAnsi="Cambria Math"/>
                                            <w:bCs/>
                                            <w:i/>
                                          </w:rPr>
                                        </w:ins>
                                      </m:ctrlPr>
                                    </m:sSubPr>
                                    <m:e>
                                      <m:r>
                                        <w:ins w:id="80" w:author="セキヒロト" w:date="2025-01-29T22:25:00Z" w16du:dateUtc="2025-01-29T13:25:00Z">
                                          <m:rPr>
                                            <m:sty m:val="bi"/>
                                          </m:rPr>
                                          <w:rPr>
                                            <w:rFonts w:ascii="Cambria Math" w:hAnsi="Cambria Math"/>
                                          </w:rPr>
                                          <m:t>x</m:t>
                                        </w:ins>
                                      </m:r>
                                    </m:e>
                                    <m:sub>
                                      <m:r>
                                        <w:ins w:id="81" w:author="セキヒロト" w:date="2025-01-29T22:25:00Z" w16du:dateUtc="2025-01-29T13:25:00Z">
                                          <w:rPr>
                                            <w:rFonts w:ascii="Cambria Math" w:hAnsi="Cambria Math"/>
                                          </w:rPr>
                                          <m:t>t</m:t>
                                        </w:ins>
                                      </m:r>
                                    </m:sub>
                                  </m:sSub>
                                  <m:r>
                                    <w:ins w:id="82" w:author="セキヒロト" w:date="2025-01-29T22:25:00Z" w16du:dateUtc="2025-01-29T13:25:00Z">
                                      <w:rPr>
                                        <w:rFonts w:ascii="Cambria Math" w:hAnsi="Cambria Math"/>
                                      </w:rPr>
                                      <m:t>,t</m:t>
                                    </w:ins>
                                  </m:r>
                                </m:e>
                              </m:d>
                              <m:sSub>
                                <m:sSubPr>
                                  <m:ctrlPr>
                                    <w:del w:id="83" w:author="セキヒロト" w:date="2025-01-29T22:25:00Z" w16du:dateUtc="2025-01-29T13:25:00Z">
                                      <w:rPr>
                                        <w:rFonts w:ascii="Cambria Math" w:hAnsi="Cambria Math"/>
                                        <w:bCs/>
                                        <w:i/>
                                      </w:rPr>
                                    </w:del>
                                  </m:ctrlPr>
                                </m:sSubPr>
                                <m:e>
                                  <m:r>
                                    <w:del w:id="84" w:author="セキヒロト" w:date="2025-01-29T22:25:00Z" w16du:dateUtc="2025-01-29T13:25:00Z">
                                      <m:rPr>
                                        <m:sty m:val="bi"/>
                                      </m:rPr>
                                      <w:rPr>
                                        <w:rFonts w:ascii="Cambria Math" w:hAnsi="Cambria Math"/>
                                      </w:rPr>
                                      <m:t>x</m:t>
                                    </w:del>
                                  </m:r>
                                </m:e>
                                <m:sub>
                                  <m:r>
                                    <w:del w:id="85" w:author="セキヒロト" w:date="2025-01-29T22:25:00Z" w16du:dateUtc="2025-01-29T13:25:00Z">
                                      <w:rPr>
                                        <w:rFonts w:ascii="Cambria Math" w:hAnsi="Cambria Math"/>
                                      </w:rPr>
                                      <m:t>t</m:t>
                                    </w:del>
                                  </m:r>
                                </m:sub>
                              </m:sSub>
                              <m:r>
                                <w:del w:id="86" w:author="セキヒロト" w:date="2025-01-29T22:25:00Z" w16du:dateUtc="2025-01-29T13:25:00Z">
                                  <w:rPr>
                                    <w:rFonts w:ascii="Cambria Math" w:hAnsi="Cambria Math"/>
                                  </w:rPr>
                                  <m:t>,t</m:t>
                                </w:del>
                              </m:r>
                            </m:e>
                          </m:nary>
                        </m:e>
                      </m:d>
                    </m:e>
                  </m:eqArr>
                </m:e>
              </m:d>
              <m:r>
                <w:rPr>
                  <w:rStyle w:val="mord"/>
                  <w:rFonts w:ascii="Cambria Math" w:hAnsi="Cambria Math" w:cs="Times New Roman"/>
                  <w:color w:val="000000"/>
                  <w:szCs w:val="18"/>
                  <w:shd w:val="clear" w:color="auto" w:fill="FFFFFF"/>
                </w:rPr>
                <m:t>#</m:t>
              </m:r>
              <m:d>
                <m:dPr>
                  <m:ctrlPr>
                    <w:rPr>
                      <w:rStyle w:val="mord"/>
                      <w:rFonts w:ascii="Cambria Math" w:hAnsi="Cambria Math" w:cs="Times New Roman"/>
                      <w:i/>
                      <w:iCs/>
                      <w:color w:val="000000"/>
                      <w:szCs w:val="18"/>
                      <w:shd w:val="clear" w:color="auto" w:fill="FFFFFF"/>
                    </w:rPr>
                  </m:ctrlPr>
                </m:dPr>
                <m:e>
                  <m:r>
                    <w:rPr>
                      <w:rStyle w:val="mord"/>
                      <w:rFonts w:ascii="Cambria Math" w:hAnsi="Cambria Math" w:cs="Times New Roman"/>
                      <w:color w:val="000000"/>
                      <w:szCs w:val="18"/>
                      <w:shd w:val="clear" w:color="auto" w:fill="FFFFFF"/>
                    </w:rPr>
                    <m:t>2</m:t>
                  </m:r>
                </m:e>
              </m:d>
            </m:e>
          </m:eqArr>
        </m:oMath>
      </m:oMathPara>
    </w:p>
    <w:p w14:paraId="040DCF01" w14:textId="04D6DE98" w:rsidR="005300C4" w:rsidRPr="001A6482" w:rsidRDefault="005300C4" w:rsidP="00D279EC">
      <w:pPr>
        <w:ind w:firstLineChars="100" w:firstLine="180"/>
        <w:rPr>
          <w:bCs/>
        </w:rPr>
      </w:pPr>
      <w:r>
        <w:rPr>
          <w:rFonts w:hint="eastAsia"/>
          <w:bCs/>
        </w:rPr>
        <w:t xml:space="preserve">Conditional </w:t>
      </w:r>
      <w:r>
        <w:rPr>
          <w:bCs/>
        </w:rPr>
        <w:t>Diffusion</w:t>
      </w:r>
      <w:r>
        <w:rPr>
          <w:rFonts w:hint="eastAsia"/>
          <w:bCs/>
        </w:rPr>
        <w:t xml:space="preserve"> </w:t>
      </w:r>
      <w:r>
        <w:rPr>
          <w:bCs/>
        </w:rPr>
        <w:t>M</w:t>
      </w:r>
      <w:r>
        <w:rPr>
          <w:rFonts w:hint="eastAsia"/>
          <w:bCs/>
        </w:rPr>
        <w:t>odel</w:t>
      </w:r>
      <w:r>
        <w:rPr>
          <w:bCs/>
        </w:rPr>
        <w:t>s</w:t>
      </w:r>
      <w:r>
        <w:rPr>
          <w:rFonts w:hint="eastAsia"/>
          <w:bCs/>
        </w:rPr>
        <w:t>は，逆拡散過程において</w:t>
      </w:r>
      <w:r w:rsidRPr="00CC79B3">
        <w:rPr>
          <w:rFonts w:hint="eastAsia"/>
          <w:bCs/>
        </w:rPr>
        <w:t>特定</w:t>
      </w:r>
      <w:r>
        <w:rPr>
          <w:rFonts w:hint="eastAsia"/>
          <w:bCs/>
        </w:rPr>
        <w:t>の</w:t>
      </w:r>
      <w:r w:rsidRPr="00CC79B3">
        <w:rPr>
          <w:rFonts w:hint="eastAsia"/>
          <w:bCs/>
        </w:rPr>
        <w:t>条件を与えることで</w:t>
      </w:r>
      <w:r>
        <w:rPr>
          <w:rFonts w:hint="eastAsia"/>
          <w:bCs/>
        </w:rPr>
        <w:t>，任意の</w:t>
      </w:r>
      <w:r w:rsidRPr="00CC79B3">
        <w:rPr>
          <w:rFonts w:hint="eastAsia"/>
          <w:bCs/>
        </w:rPr>
        <w:t>データの生成や変換</w:t>
      </w:r>
      <w:r>
        <w:rPr>
          <w:rFonts w:hint="eastAsia"/>
          <w:bCs/>
        </w:rPr>
        <w:t>を可能にする技術である．これを</w:t>
      </w:r>
      <w:r w:rsidRPr="001A6482">
        <w:rPr>
          <w:rFonts w:hint="eastAsia"/>
          <w:bCs/>
        </w:rPr>
        <w:t>医療画像生成</w:t>
      </w:r>
      <w:r>
        <w:rPr>
          <w:rFonts w:hint="eastAsia"/>
          <w:bCs/>
        </w:rPr>
        <w:t>に応用した</w:t>
      </w:r>
      <w:r w:rsidRPr="001A6482">
        <w:rPr>
          <w:rFonts w:hint="eastAsia"/>
          <w:bCs/>
        </w:rPr>
        <w:t>Med-DDPM</w:t>
      </w:r>
      <w:r w:rsidRPr="004D0F1F">
        <w:rPr>
          <w:bCs/>
          <w:vertAlign w:val="superscript"/>
        </w:rPr>
        <w:t>[</w:t>
      </w:r>
      <w:ins w:id="87" w:author="セキヒロト" w:date="2025-01-29T22:20:00Z" w16du:dateUtc="2025-01-29T13:20:00Z">
        <w:r w:rsidR="00FB1332">
          <w:rPr>
            <w:bCs/>
            <w:vertAlign w:val="superscript"/>
          </w:rPr>
          <w:t>6</w:t>
        </w:r>
      </w:ins>
      <w:del w:id="88" w:author="セキヒロト" w:date="2025-01-29T22:20:00Z" w16du:dateUtc="2025-01-29T13:20:00Z">
        <w:r w:rsidR="00D74248" w:rsidDel="00FB1332">
          <w:rPr>
            <w:bCs/>
            <w:vertAlign w:val="superscript"/>
          </w:rPr>
          <w:delText>5</w:delText>
        </w:r>
      </w:del>
      <w:r w:rsidRPr="004D0F1F">
        <w:rPr>
          <w:bCs/>
          <w:vertAlign w:val="superscript"/>
        </w:rPr>
        <w:t>]</w:t>
      </w:r>
      <w:r w:rsidRPr="001A6482">
        <w:rPr>
          <w:rFonts w:hint="eastAsia"/>
          <w:bCs/>
        </w:rPr>
        <w:t>が</w:t>
      </w:r>
      <w:r>
        <w:rPr>
          <w:rFonts w:hint="eastAsia"/>
          <w:bCs/>
        </w:rPr>
        <w:t>提案されている．</w:t>
      </w:r>
    </w:p>
    <w:p w14:paraId="20CB1622" w14:textId="6BDFB4AF" w:rsidR="005300C4" w:rsidRDefault="005300C4" w:rsidP="001A6482">
      <w:pPr>
        <w:ind w:firstLineChars="100" w:firstLine="180"/>
        <w:rPr>
          <w:bCs/>
        </w:rPr>
      </w:pPr>
      <w:r w:rsidRPr="001A6482">
        <w:rPr>
          <w:rFonts w:hint="eastAsia"/>
          <w:bCs/>
        </w:rPr>
        <w:t xml:space="preserve">Med-DDPM </w:t>
      </w:r>
      <w:r w:rsidRPr="001A6482">
        <w:rPr>
          <w:rFonts w:hint="eastAsia"/>
          <w:bCs/>
        </w:rPr>
        <w:t>は</w:t>
      </w:r>
      <w:r>
        <w:rPr>
          <w:rFonts w:hint="eastAsia"/>
          <w:bCs/>
        </w:rPr>
        <w:t>，</w:t>
      </w:r>
      <w:r w:rsidRPr="001A6482">
        <w:rPr>
          <w:rFonts w:hint="eastAsia"/>
          <w:bCs/>
        </w:rPr>
        <w:t>脳</w:t>
      </w:r>
      <w:r w:rsidRPr="001A6482">
        <w:rPr>
          <w:rFonts w:hint="eastAsia"/>
          <w:bCs/>
        </w:rPr>
        <w:t>MRI</w:t>
      </w:r>
      <w:r w:rsidRPr="001A6482">
        <w:rPr>
          <w:rFonts w:hint="eastAsia"/>
          <w:bCs/>
        </w:rPr>
        <w:t>データセットにおいて</w:t>
      </w:r>
      <w:r>
        <w:rPr>
          <w:rFonts w:hint="eastAsia"/>
          <w:bCs/>
        </w:rPr>
        <w:t>，</w:t>
      </w:r>
      <w:r w:rsidRPr="001A6482">
        <w:rPr>
          <w:rFonts w:hint="eastAsia"/>
          <w:bCs/>
        </w:rPr>
        <w:t>条件として</w:t>
      </w:r>
      <w:r>
        <w:rPr>
          <w:rFonts w:hint="eastAsia"/>
          <w:bCs/>
        </w:rPr>
        <w:t>脳の領域や腫瘍領域を表す</w:t>
      </w:r>
      <w:r w:rsidRPr="001A6482">
        <w:rPr>
          <w:rFonts w:hint="eastAsia"/>
          <w:bCs/>
        </w:rPr>
        <w:t>マスク画像を与えることで任意の</w:t>
      </w:r>
      <w:r w:rsidRPr="001A6482">
        <w:rPr>
          <w:rFonts w:hint="eastAsia"/>
          <w:bCs/>
        </w:rPr>
        <w:t>MRI</w:t>
      </w:r>
      <w:r>
        <w:rPr>
          <w:rFonts w:hint="eastAsia"/>
          <w:bCs/>
        </w:rPr>
        <w:t>を生成する</w:t>
      </w:r>
      <w:r w:rsidRPr="001A6482">
        <w:rPr>
          <w:rFonts w:hint="eastAsia"/>
          <w:bCs/>
        </w:rPr>
        <w:t>Conditional Diffusion Models</w:t>
      </w:r>
      <w:r>
        <w:rPr>
          <w:rFonts w:hint="eastAsia"/>
          <w:bCs/>
        </w:rPr>
        <w:t>である．</w:t>
      </w:r>
      <w:r>
        <w:rPr>
          <w:rFonts w:hint="eastAsia"/>
          <w:bCs/>
        </w:rPr>
        <w:t>Med-DDPM</w:t>
      </w:r>
      <w:r>
        <w:rPr>
          <w:rFonts w:hint="eastAsia"/>
          <w:bCs/>
        </w:rPr>
        <w:t>では，ノイズに対して，条件であるマスク画像をチャネル方向に結合することで条件付けを可能にしている．</w:t>
      </w:r>
    </w:p>
    <w:p w14:paraId="2A1CD5BE" w14:textId="4843F400" w:rsidR="005300C4" w:rsidRDefault="005300C4" w:rsidP="004D0F1F">
      <w:pPr>
        <w:ind w:firstLineChars="100" w:firstLine="180"/>
        <w:rPr>
          <w:bCs/>
        </w:rPr>
      </w:pPr>
      <w:r w:rsidRPr="001A6482">
        <w:rPr>
          <w:rFonts w:hint="eastAsia"/>
          <w:bCs/>
        </w:rPr>
        <w:t>本研究では</w:t>
      </w:r>
      <w:r>
        <w:rPr>
          <w:rFonts w:hint="eastAsia"/>
          <w:bCs/>
        </w:rPr>
        <w:t>，</w:t>
      </w:r>
      <w:r>
        <w:rPr>
          <w:rFonts w:hint="eastAsia"/>
          <w:bCs/>
        </w:rPr>
        <w:t>Med</w:t>
      </w:r>
      <w:r>
        <w:rPr>
          <w:bCs/>
        </w:rPr>
        <w:t>-DDPM</w:t>
      </w:r>
      <w:r>
        <w:rPr>
          <w:rFonts w:hint="eastAsia"/>
          <w:bCs/>
        </w:rPr>
        <w:t>を乳房</w:t>
      </w:r>
      <w:r>
        <w:rPr>
          <w:rFonts w:hint="eastAsia"/>
          <w:bCs/>
        </w:rPr>
        <w:t>MRI</w:t>
      </w:r>
      <w:r>
        <w:rPr>
          <w:rFonts w:hint="eastAsia"/>
          <w:bCs/>
        </w:rPr>
        <w:t>データセットに適用させる．最終的な目的は，背臥位非造影</w:t>
      </w:r>
      <w:r>
        <w:rPr>
          <w:rFonts w:hint="eastAsia"/>
          <w:bCs/>
        </w:rPr>
        <w:t>MRI</w:t>
      </w:r>
      <w:r>
        <w:rPr>
          <w:rFonts w:hint="eastAsia"/>
          <w:bCs/>
        </w:rPr>
        <w:t>から背臥位造影</w:t>
      </w:r>
      <w:r>
        <w:rPr>
          <w:bCs/>
        </w:rPr>
        <w:t>MRI</w:t>
      </w:r>
      <w:r>
        <w:rPr>
          <w:rFonts w:hint="eastAsia"/>
          <w:bCs/>
        </w:rPr>
        <w:t>への変換であ</w:t>
      </w:r>
      <w:r w:rsidR="00FC46FB">
        <w:rPr>
          <w:rFonts w:hint="eastAsia"/>
          <w:bCs/>
        </w:rPr>
        <w:t>り，</w:t>
      </w:r>
      <w:r>
        <w:rPr>
          <w:rFonts w:hint="eastAsia"/>
          <w:bCs/>
        </w:rPr>
        <w:t>その前段階として，腹臥位非造影</w:t>
      </w:r>
      <w:r>
        <w:rPr>
          <w:rFonts w:hint="eastAsia"/>
          <w:bCs/>
        </w:rPr>
        <w:t>MRI</w:t>
      </w:r>
      <w:r>
        <w:rPr>
          <w:rFonts w:hint="eastAsia"/>
          <w:bCs/>
        </w:rPr>
        <w:t>から腹臥位造影</w:t>
      </w:r>
      <w:r>
        <w:rPr>
          <w:rFonts w:hint="eastAsia"/>
          <w:bCs/>
        </w:rPr>
        <w:t>MRI</w:t>
      </w:r>
      <w:r>
        <w:rPr>
          <w:rFonts w:hint="eastAsia"/>
          <w:bCs/>
        </w:rPr>
        <w:t>への変換を目指す．このため，マスク画像の代わりに腹臥位造影</w:t>
      </w:r>
      <w:r>
        <w:rPr>
          <w:rFonts w:hint="eastAsia"/>
          <w:bCs/>
        </w:rPr>
        <w:t>MRI</w:t>
      </w:r>
      <w:r>
        <w:rPr>
          <w:rFonts w:hint="eastAsia"/>
          <w:bCs/>
        </w:rPr>
        <w:t>を入力データとして与える．</w:t>
      </w:r>
    </w:p>
    <w:p w14:paraId="2F40A720" w14:textId="77777777" w:rsidR="005300C4" w:rsidRDefault="005300C4" w:rsidP="009B701A">
      <w:pPr>
        <w:pStyle w:val="a0"/>
      </w:pPr>
      <w:r>
        <w:rPr>
          <w:rFonts w:hint="eastAsia"/>
        </w:rPr>
        <w:t>データセット</w:t>
      </w:r>
    </w:p>
    <w:p w14:paraId="5E584CF1" w14:textId="77777777" w:rsidR="005300C4" w:rsidRDefault="005300C4" w:rsidP="00D36DEE">
      <w:pPr>
        <w:pStyle w:val="a0"/>
        <w:numPr>
          <w:ilvl w:val="0"/>
          <w:numId w:val="0"/>
        </w:numPr>
        <w:rPr>
          <w:b w:val="0"/>
          <w:bCs/>
        </w:rPr>
      </w:pPr>
      <w:r>
        <w:rPr>
          <w:rFonts w:hint="eastAsia"/>
        </w:rPr>
        <w:t xml:space="preserve">　</w:t>
      </w:r>
      <w:r>
        <w:rPr>
          <w:rFonts w:hint="eastAsia"/>
          <w:b w:val="0"/>
          <w:bCs/>
        </w:rPr>
        <w:t>本研究では，日本大学病院の天野助教から提供された，造影腹臥位と非造影腹臥位の</w:t>
      </w:r>
      <w:r>
        <w:rPr>
          <w:rFonts w:hint="eastAsia"/>
          <w:b w:val="0"/>
          <w:bCs/>
        </w:rPr>
        <w:t>MRI</w:t>
      </w:r>
      <w:r>
        <w:rPr>
          <w:rFonts w:hint="eastAsia"/>
          <w:b w:val="0"/>
          <w:bCs/>
        </w:rPr>
        <w:t>データを用いる．表</w:t>
      </w:r>
      <w:r>
        <w:rPr>
          <w:rFonts w:hint="eastAsia"/>
          <w:b w:val="0"/>
          <w:bCs/>
        </w:rPr>
        <w:t>1</w:t>
      </w:r>
      <w:r>
        <w:rPr>
          <w:rFonts w:hint="eastAsia"/>
          <w:b w:val="0"/>
          <w:bCs/>
        </w:rPr>
        <w:t>に作成したデータセットを示す．</w:t>
      </w:r>
      <w:r>
        <w:rPr>
          <w:b w:val="0"/>
          <w:bCs/>
        </w:rPr>
        <w:t xml:space="preserve"> </w:t>
      </w:r>
    </w:p>
    <w:p w14:paraId="7C8C9CFA" w14:textId="044F702A" w:rsidR="005300C4" w:rsidRPr="00925B7B" w:rsidRDefault="005300C4" w:rsidP="00B70F7A">
      <w:pPr>
        <w:pStyle w:val="a0"/>
        <w:numPr>
          <w:ilvl w:val="0"/>
          <w:numId w:val="0"/>
        </w:numPr>
        <w:ind w:firstLineChars="100" w:firstLine="180"/>
      </w:pPr>
      <w:r w:rsidRPr="005064AB">
        <w:rPr>
          <w:rFonts w:hint="eastAsia"/>
          <w:b w:val="0"/>
          <w:bCs/>
        </w:rPr>
        <w:t>前処理としてデータを</w:t>
      </w:r>
      <w:r>
        <w:rPr>
          <w:b w:val="0"/>
          <w:bCs/>
        </w:rPr>
        <w:t>[-1</w:t>
      </w:r>
      <w:r w:rsidRPr="005064AB">
        <w:rPr>
          <w:rFonts w:hint="eastAsia"/>
          <w:b w:val="0"/>
          <w:bCs/>
        </w:rPr>
        <w:t>, 1</w:t>
      </w:r>
      <w:r>
        <w:rPr>
          <w:b w:val="0"/>
          <w:bCs/>
        </w:rPr>
        <w:t>]</w:t>
      </w:r>
      <w:del w:id="89" w:author="セキヒロト" w:date="2025-01-29T22:39:00Z" w16du:dateUtc="2025-01-29T13:39:00Z">
        <w:r w:rsidRPr="005064AB" w:rsidDel="00F01D92">
          <w:rPr>
            <w:rFonts w:hint="eastAsia"/>
            <w:b w:val="0"/>
            <w:bCs/>
          </w:rPr>
          <w:delText>の</w:delText>
        </w:r>
      </w:del>
      <w:del w:id="90" w:author="セキヒロト" w:date="2025-01-29T22:38:00Z" w16du:dateUtc="2025-01-29T13:38:00Z">
        <w:r w:rsidRPr="005064AB" w:rsidDel="00F01D92">
          <w:rPr>
            <w:rFonts w:hint="eastAsia"/>
            <w:b w:val="0"/>
            <w:bCs/>
          </w:rPr>
          <w:delText>範囲</w:delText>
        </w:r>
      </w:del>
      <w:r w:rsidRPr="005064AB">
        <w:rPr>
          <w:rFonts w:hint="eastAsia"/>
          <w:b w:val="0"/>
          <w:bCs/>
        </w:rPr>
        <w:t>で正規化した</w:t>
      </w:r>
      <w:r>
        <w:rPr>
          <w:rFonts w:hint="eastAsia"/>
          <w:b w:val="0"/>
          <w:bCs/>
        </w:rPr>
        <w:t>．</w:t>
      </w:r>
      <w:del w:id="91" w:author="セキヒロト" w:date="2025-01-29T22:40:00Z" w16du:dateUtc="2025-01-29T13:40:00Z">
        <w:r w:rsidRPr="004040D9" w:rsidDel="00F01D92">
          <w:rPr>
            <w:rFonts w:hint="eastAsia"/>
            <w:b w:val="0"/>
            <w:bCs/>
          </w:rPr>
          <w:delText>これは</w:delText>
        </w:r>
        <w:r w:rsidDel="00F01D92">
          <w:rPr>
            <w:rFonts w:hint="eastAsia"/>
            <w:b w:val="0"/>
            <w:bCs/>
          </w:rPr>
          <w:delText>，</w:delText>
        </w:r>
      </w:del>
      <w:r w:rsidRPr="004040D9">
        <w:rPr>
          <w:rFonts w:hint="eastAsia"/>
          <w:b w:val="0"/>
          <w:bCs/>
        </w:rPr>
        <w:t>正規化を行わない場合</w:t>
      </w:r>
      <w:r>
        <w:rPr>
          <w:rFonts w:hint="eastAsia"/>
          <w:b w:val="0"/>
          <w:bCs/>
        </w:rPr>
        <w:t>，</w:t>
      </w:r>
      <w:r w:rsidRPr="004040D9">
        <w:rPr>
          <w:rFonts w:hint="eastAsia"/>
          <w:b w:val="0"/>
          <w:bCs/>
        </w:rPr>
        <w:t>生成データ</w:t>
      </w:r>
      <w:r>
        <w:rPr>
          <w:rFonts w:hint="eastAsia"/>
          <w:b w:val="0"/>
          <w:bCs/>
        </w:rPr>
        <w:t>に強いノイズ</w:t>
      </w:r>
      <w:del w:id="92" w:author="セキヒロト" w:date="2025-01-29T22:39:00Z" w16du:dateUtc="2025-01-29T13:39:00Z">
        <w:r w:rsidDel="00F01D92">
          <w:rPr>
            <w:rFonts w:hint="eastAsia"/>
            <w:b w:val="0"/>
            <w:bCs/>
          </w:rPr>
          <w:delText>を</w:delText>
        </w:r>
      </w:del>
      <w:ins w:id="93" w:author="セキヒロト" w:date="2025-01-29T22:39:00Z" w16du:dateUtc="2025-01-29T13:39:00Z">
        <w:r w:rsidR="00F01D92">
          <w:rPr>
            <w:rFonts w:hint="eastAsia"/>
            <w:b w:val="0"/>
            <w:bCs/>
          </w:rPr>
          <w:t>が生じた</w:t>
        </w:r>
      </w:ins>
      <w:del w:id="94" w:author="セキヒロト" w:date="2025-01-29T22:39:00Z" w16du:dateUtc="2025-01-29T13:39:00Z">
        <w:r w:rsidRPr="004040D9" w:rsidDel="00F01D92">
          <w:rPr>
            <w:rFonts w:hint="eastAsia"/>
            <w:b w:val="0"/>
            <w:bCs/>
          </w:rPr>
          <w:delText>確認</w:delText>
        </w:r>
        <w:r w:rsidDel="00F01D92">
          <w:rPr>
            <w:rFonts w:hint="eastAsia"/>
            <w:b w:val="0"/>
            <w:bCs/>
          </w:rPr>
          <w:delText>し</w:delText>
        </w:r>
        <w:r w:rsidRPr="004040D9" w:rsidDel="00F01D92">
          <w:rPr>
            <w:rFonts w:hint="eastAsia"/>
            <w:b w:val="0"/>
            <w:bCs/>
          </w:rPr>
          <w:delText>た</w:delText>
        </w:r>
      </w:del>
      <w:r w:rsidRPr="004040D9">
        <w:rPr>
          <w:rFonts w:hint="eastAsia"/>
          <w:b w:val="0"/>
          <w:bCs/>
        </w:rPr>
        <w:t>ためで</w:t>
      </w:r>
      <w:r>
        <w:rPr>
          <w:rFonts w:hint="eastAsia"/>
          <w:b w:val="0"/>
          <w:bCs/>
        </w:rPr>
        <w:t>ある．</w:t>
      </w:r>
      <w:ins w:id="95" w:author="セキヒロト" w:date="2025-01-29T22:38:00Z" w16du:dateUtc="2025-01-29T13:38:00Z">
        <w:r w:rsidR="00F01D92" w:rsidDel="00F01D92">
          <w:rPr>
            <w:rFonts w:hint="eastAsia"/>
            <w:b w:val="0"/>
            <w:bCs/>
          </w:rPr>
          <w:t xml:space="preserve"> </w:t>
        </w:r>
      </w:ins>
      <w:moveFromRangeStart w:id="96" w:author="セキヒロト" w:date="2025-01-29T22:40:00Z" w:name="move189082826"/>
      <w:moveFrom w:id="97" w:author="セキヒロト" w:date="2025-01-29T22:40:00Z" w16du:dateUtc="2025-01-29T13:40:00Z">
        <w:r w:rsidDel="00F01D92">
          <w:rPr>
            <w:rFonts w:hint="eastAsia"/>
            <w:b w:val="0"/>
            <w:bCs/>
          </w:rPr>
          <w:t>また，推論結果との比較のために，図</w:t>
        </w:r>
        <w:r w:rsidDel="00F01D92">
          <w:rPr>
            <w:rFonts w:hint="eastAsia"/>
            <w:b w:val="0"/>
            <w:bCs/>
          </w:rPr>
          <w:t>1</w:t>
        </w:r>
        <w:r w:rsidDel="00F01D92">
          <w:rPr>
            <w:rFonts w:hint="eastAsia"/>
            <w:b w:val="0"/>
            <w:bCs/>
          </w:rPr>
          <w:t>に造影前のテストデータを示し，図</w:t>
        </w:r>
        <w:r w:rsidDel="00F01D92">
          <w:rPr>
            <w:rFonts w:hint="eastAsia"/>
            <w:b w:val="0"/>
            <w:bCs/>
          </w:rPr>
          <w:t>2</w:t>
        </w:r>
        <w:r w:rsidDel="00F01D92">
          <w:rPr>
            <w:rFonts w:hint="eastAsia"/>
            <w:b w:val="0"/>
            <w:bCs/>
          </w:rPr>
          <w:t>に造影後のテストデータをそれぞれ示す．</w:t>
        </w:r>
      </w:moveFrom>
      <w:moveFromRangeEnd w:id="96"/>
    </w:p>
    <w:p w14:paraId="396F2472" w14:textId="77777777" w:rsidR="005300C4" w:rsidRPr="00041AF8" w:rsidRDefault="005300C4" w:rsidP="00D803E9">
      <w:pPr>
        <w:pStyle w:val="a0"/>
      </w:pPr>
      <w:r>
        <w:rPr>
          <w:rFonts w:hint="eastAsia"/>
        </w:rPr>
        <w:t>評価方法</w:t>
      </w:r>
    </w:p>
    <w:p w14:paraId="0B2D0E96" w14:textId="34B78C39" w:rsidR="00EC399D" w:rsidRDefault="005300C4" w:rsidP="004D0F1F">
      <w:pPr>
        <w:pStyle w:val="a0"/>
        <w:numPr>
          <w:ilvl w:val="0"/>
          <w:numId w:val="0"/>
        </w:numPr>
        <w:rPr>
          <w:b w:val="0"/>
          <w:bCs/>
        </w:rPr>
      </w:pPr>
      <w:r w:rsidRPr="00AD5E50">
        <w:rPr>
          <w:rFonts w:hint="eastAsia"/>
          <w:b w:val="0"/>
          <w:bCs/>
        </w:rPr>
        <w:t xml:space="preserve">　</w:t>
      </w:r>
      <w:r>
        <w:rPr>
          <w:rFonts w:hint="eastAsia"/>
          <w:b w:val="0"/>
          <w:bCs/>
        </w:rPr>
        <w:t>本研究では，</w:t>
      </w:r>
      <w:r w:rsidRPr="008A5B87">
        <w:rPr>
          <w:rFonts w:hint="eastAsia"/>
          <w:b w:val="0"/>
          <w:noProof/>
          <w:lang w:val="ja-JP"/>
        </w:rPr>
        <w:t>腹臥位造影</w:t>
      </w:r>
      <w:r w:rsidRPr="008A5B87">
        <w:rPr>
          <w:rFonts w:hint="eastAsia"/>
          <w:b w:val="0"/>
          <w:noProof/>
          <w:lang w:val="ja-JP"/>
        </w:rPr>
        <w:t>MRI</w:t>
      </w:r>
      <w:r w:rsidRPr="00AD5E50">
        <w:rPr>
          <w:rFonts w:hint="eastAsia"/>
          <w:b w:val="0"/>
          <w:bCs/>
        </w:rPr>
        <w:t>と</w:t>
      </w:r>
      <w:r>
        <w:rPr>
          <w:rFonts w:hint="eastAsia"/>
          <w:b w:val="0"/>
          <w:bCs/>
        </w:rPr>
        <w:t>モデルが生成した</w:t>
      </w:r>
      <w:r w:rsidRPr="00BA7FBD">
        <w:rPr>
          <w:rFonts w:hint="eastAsia"/>
          <w:b w:val="0"/>
          <w:bCs/>
        </w:rPr>
        <w:t>腹臥位造影</w:t>
      </w:r>
      <w:r w:rsidRPr="00BA7FBD">
        <w:rPr>
          <w:rFonts w:hint="eastAsia"/>
          <w:b w:val="0"/>
          <w:bCs/>
        </w:rPr>
        <w:t>MRI</w:t>
      </w:r>
      <w:r>
        <w:rPr>
          <w:rFonts w:hint="eastAsia"/>
          <w:b w:val="0"/>
          <w:bCs/>
        </w:rPr>
        <w:t>を視覚的に比較することによる，定性評価を行う．</w:t>
      </w:r>
    </w:p>
    <w:p w14:paraId="49596690" w14:textId="4FE6F48E" w:rsidR="008E6A2A" w:rsidDel="00F01D92" w:rsidRDefault="008E6A2A" w:rsidP="004D0F1F">
      <w:pPr>
        <w:pStyle w:val="a0"/>
        <w:numPr>
          <w:ilvl w:val="0"/>
          <w:numId w:val="0"/>
        </w:numPr>
        <w:rPr>
          <w:del w:id="98" w:author="セキヒロト" w:date="2025-01-29T22:35:00Z" w16du:dateUtc="2025-01-29T13:35:00Z"/>
          <w:b w:val="0"/>
          <w:bCs/>
        </w:rPr>
      </w:pPr>
    </w:p>
    <w:p w14:paraId="69A65681" w14:textId="77777777" w:rsidR="005300C4" w:rsidRDefault="005300C4" w:rsidP="00F97307">
      <w:pPr>
        <w:pStyle w:val="a"/>
      </w:pPr>
      <w:r>
        <w:rPr>
          <w:rFonts w:hint="eastAsia"/>
        </w:rPr>
        <w:t>結果</w:t>
      </w:r>
    </w:p>
    <w:p w14:paraId="2D518E92" w14:textId="77777777" w:rsidR="005300C4" w:rsidRDefault="005300C4" w:rsidP="007455D3">
      <w:pPr>
        <w:pStyle w:val="a0"/>
      </w:pPr>
      <w:r>
        <w:rPr>
          <w:rFonts w:hint="eastAsia"/>
        </w:rPr>
        <w:t>Med-DDPM</w:t>
      </w:r>
      <w:r>
        <w:rPr>
          <w:rFonts w:hint="eastAsia"/>
        </w:rPr>
        <w:t>の学習条件</w:t>
      </w:r>
    </w:p>
    <w:p w14:paraId="2CD74C9C" w14:textId="77777777" w:rsidR="005300C4" w:rsidRDefault="005300C4" w:rsidP="007D2A46">
      <w:pPr>
        <w:pStyle w:val="a0"/>
        <w:numPr>
          <w:ilvl w:val="0"/>
          <w:numId w:val="0"/>
        </w:numPr>
        <w:rPr>
          <w:b w:val="0"/>
          <w:bCs/>
        </w:rPr>
      </w:pPr>
      <w:r>
        <w:rPr>
          <w:rFonts w:hint="eastAsia"/>
        </w:rPr>
        <w:t xml:space="preserve">　</w:t>
      </w:r>
      <w:r>
        <w:rPr>
          <w:rFonts w:hint="eastAsia"/>
          <w:b w:val="0"/>
          <w:bCs/>
        </w:rPr>
        <w:t>表</w:t>
      </w:r>
      <w:r>
        <w:rPr>
          <w:rFonts w:hint="eastAsia"/>
          <w:b w:val="0"/>
          <w:bCs/>
        </w:rPr>
        <w:t>1</w:t>
      </w:r>
      <w:r>
        <w:rPr>
          <w:rFonts w:hint="eastAsia"/>
          <w:b w:val="0"/>
          <w:bCs/>
        </w:rPr>
        <w:t>に示したデータセットを用いて，</w:t>
      </w:r>
      <w:r>
        <w:rPr>
          <w:rFonts w:hint="eastAsia"/>
          <w:b w:val="0"/>
          <w:bCs/>
        </w:rPr>
        <w:t>Med-DDPM</w:t>
      </w:r>
      <w:r>
        <w:rPr>
          <w:rFonts w:hint="eastAsia"/>
          <w:b w:val="0"/>
          <w:bCs/>
        </w:rPr>
        <w:t>の学習と推論を行った．表</w:t>
      </w:r>
      <w:r>
        <w:rPr>
          <w:rFonts w:hint="eastAsia"/>
          <w:b w:val="0"/>
          <w:bCs/>
        </w:rPr>
        <w:t>2</w:t>
      </w:r>
      <w:r>
        <w:rPr>
          <w:rFonts w:hint="eastAsia"/>
          <w:b w:val="0"/>
          <w:bCs/>
        </w:rPr>
        <w:t>に</w:t>
      </w:r>
      <w:r>
        <w:rPr>
          <w:rFonts w:hint="eastAsia"/>
          <w:b w:val="0"/>
          <w:bCs/>
        </w:rPr>
        <w:t>Med-DDPM</w:t>
      </w:r>
      <w:r>
        <w:rPr>
          <w:rFonts w:hint="eastAsia"/>
          <w:b w:val="0"/>
          <w:bCs/>
        </w:rPr>
        <w:t>の学習条件を示す．</w:t>
      </w:r>
    </w:p>
    <w:p w14:paraId="381F6BF2" w14:textId="52CC7368" w:rsidR="00143698" w:rsidDel="00F01D92" w:rsidRDefault="005300C4" w:rsidP="00143698">
      <w:pPr>
        <w:pStyle w:val="a0"/>
        <w:numPr>
          <w:ilvl w:val="0"/>
          <w:numId w:val="0"/>
        </w:numPr>
        <w:ind w:firstLineChars="100" w:firstLine="180"/>
        <w:rPr>
          <w:del w:id="99" w:author="セキヒロト" w:date="2025-01-29T22:37:00Z" w16du:dateUtc="2025-01-29T13:37:00Z"/>
          <w:b w:val="0"/>
          <w:bCs/>
        </w:rPr>
      </w:pPr>
      <w:r>
        <w:rPr>
          <w:rFonts w:hint="eastAsia"/>
          <w:b w:val="0"/>
          <w:bCs/>
        </w:rPr>
        <w:t>設定値</w:t>
      </w:r>
      <w:r>
        <w:rPr>
          <w:rFonts w:hint="eastAsia"/>
          <w:b w:val="0"/>
          <w:bCs/>
        </w:rPr>
        <w:t>1</w:t>
      </w:r>
      <w:r>
        <w:rPr>
          <w:rFonts w:hint="eastAsia"/>
          <w:b w:val="0"/>
          <w:bCs/>
        </w:rPr>
        <w:t>から設定値</w:t>
      </w:r>
      <w:r>
        <w:rPr>
          <w:rFonts w:hint="eastAsia"/>
          <w:b w:val="0"/>
          <w:bCs/>
        </w:rPr>
        <w:t>2</w:t>
      </w:r>
      <w:r>
        <w:rPr>
          <w:rFonts w:hint="eastAsia"/>
          <w:b w:val="0"/>
          <w:bCs/>
        </w:rPr>
        <w:t>への変更理由は，ノイズ低減である．正規化後の生成データに関して，ノイズは低減したものの完全に</w:t>
      </w:r>
      <w:del w:id="100" w:author="セキヒロト" w:date="2025-01-29T22:37:00Z" w16du:dateUtc="2025-01-29T13:37:00Z">
        <w:r w:rsidDel="00F01D92">
          <w:rPr>
            <w:rFonts w:hint="eastAsia"/>
            <w:b w:val="0"/>
            <w:bCs/>
          </w:rPr>
          <w:delText>消え切っていない</w:delText>
        </w:r>
      </w:del>
      <w:ins w:id="101" w:author="セキヒロト" w:date="2025-01-29T22:37:00Z" w16du:dateUtc="2025-01-29T13:37:00Z">
        <w:r w:rsidR="00F01D92">
          <w:rPr>
            <w:rFonts w:hint="eastAsia"/>
            <w:b w:val="0"/>
            <w:bCs/>
          </w:rPr>
          <w:t>は消えない</w:t>
        </w:r>
      </w:ins>
      <w:r>
        <w:rPr>
          <w:rFonts w:hint="eastAsia"/>
          <w:b w:val="0"/>
          <w:bCs/>
        </w:rPr>
        <w:t>問題があった．</w:t>
      </w:r>
      <w:del w:id="102" w:author="セキヒロト" w:date="2025-01-29T22:37:00Z" w16du:dateUtc="2025-01-29T13:37:00Z">
        <w:r w:rsidDel="00F01D92">
          <w:rPr>
            <w:rFonts w:hint="eastAsia"/>
            <w:b w:val="0"/>
            <w:bCs/>
          </w:rPr>
          <w:delText>そこで</w:delText>
        </w:r>
      </w:del>
      <w:r w:rsidR="00EC7F69">
        <w:rPr>
          <w:rFonts w:hint="eastAsia"/>
          <w:b w:val="0"/>
          <w:bCs/>
        </w:rPr>
        <w:t>学習</w:t>
      </w:r>
      <w:r w:rsidR="003345BD">
        <w:rPr>
          <w:rFonts w:hint="eastAsia"/>
          <w:b w:val="0"/>
          <w:bCs/>
        </w:rPr>
        <w:t>損失</w:t>
      </w:r>
      <w:r w:rsidR="00EC7F69">
        <w:rPr>
          <w:rFonts w:hint="eastAsia"/>
          <w:b w:val="0"/>
          <w:bCs/>
        </w:rPr>
        <w:t>グラフを確認したところ</w:t>
      </w:r>
      <w:r>
        <w:rPr>
          <w:rFonts w:hint="eastAsia"/>
          <w:b w:val="0"/>
          <w:bCs/>
        </w:rPr>
        <w:t>，</w:t>
      </w:r>
      <w:r w:rsidR="006E595A">
        <w:rPr>
          <w:rFonts w:hint="eastAsia"/>
          <w:b w:val="0"/>
          <w:bCs/>
        </w:rPr>
        <w:t>最終タイムステップまで</w:t>
      </w:r>
      <w:r w:rsidR="003563F3">
        <w:rPr>
          <w:rFonts w:hint="eastAsia"/>
          <w:b w:val="0"/>
          <w:bCs/>
        </w:rPr>
        <w:t>振れ幅</w:t>
      </w:r>
      <w:r w:rsidR="006E595A">
        <w:rPr>
          <w:rFonts w:hint="eastAsia"/>
          <w:b w:val="0"/>
          <w:bCs/>
        </w:rPr>
        <w:t>が大きく，</w:t>
      </w:r>
      <w:r w:rsidR="00413408">
        <w:rPr>
          <w:rFonts w:hint="eastAsia"/>
          <w:b w:val="0"/>
          <w:bCs/>
        </w:rPr>
        <w:t>損失</w:t>
      </w:r>
      <w:r w:rsidR="00CA65B1">
        <w:rPr>
          <w:rFonts w:hint="eastAsia"/>
          <w:b w:val="0"/>
          <w:bCs/>
        </w:rPr>
        <w:t>が高いデータに</w:t>
      </w:r>
      <w:r w:rsidR="00A64757">
        <w:rPr>
          <w:rFonts w:hint="eastAsia"/>
          <w:b w:val="0"/>
          <w:bCs/>
        </w:rPr>
        <w:t>影響を受けてノイズが残存していることが考えられた．</w:t>
      </w:r>
      <w:r w:rsidR="000E1CD1">
        <w:rPr>
          <w:rFonts w:hint="eastAsia"/>
          <w:b w:val="0"/>
          <w:bCs/>
        </w:rPr>
        <w:t>そこで，損失関数を</w:t>
      </w:r>
      <w:r w:rsidR="000E1CD1">
        <w:rPr>
          <w:rFonts w:hint="eastAsia"/>
          <w:b w:val="0"/>
          <w:bCs/>
        </w:rPr>
        <w:t>L1</w:t>
      </w:r>
      <w:r w:rsidR="000E1CD1">
        <w:rPr>
          <w:rFonts w:hint="eastAsia"/>
          <w:b w:val="0"/>
          <w:bCs/>
        </w:rPr>
        <w:t>から</w:t>
      </w:r>
      <w:r w:rsidR="000E1CD1">
        <w:rPr>
          <w:rFonts w:hint="eastAsia"/>
          <w:b w:val="0"/>
          <w:bCs/>
        </w:rPr>
        <w:t>L</w:t>
      </w:r>
      <w:r w:rsidR="000E1CD1">
        <w:rPr>
          <w:b w:val="0"/>
          <w:bCs/>
        </w:rPr>
        <w:t>og-</w:t>
      </w:r>
      <w:proofErr w:type="spellStart"/>
      <w:r w:rsidR="000E1CD1">
        <w:rPr>
          <w:rFonts w:hint="eastAsia"/>
          <w:b w:val="0"/>
          <w:bCs/>
        </w:rPr>
        <w:t>C</w:t>
      </w:r>
      <w:r w:rsidR="000E1CD1">
        <w:rPr>
          <w:b w:val="0"/>
          <w:bCs/>
        </w:rPr>
        <w:t>osh</w:t>
      </w:r>
      <w:proofErr w:type="spellEnd"/>
      <w:r w:rsidR="000E1CD1">
        <w:rPr>
          <w:rFonts w:hint="eastAsia"/>
          <w:b w:val="0"/>
          <w:bCs/>
        </w:rPr>
        <w:t>に変更した．</w:t>
      </w:r>
      <w:r w:rsidR="00C91F68">
        <w:rPr>
          <w:rFonts w:hint="eastAsia"/>
          <w:b w:val="0"/>
          <w:bCs/>
        </w:rPr>
        <w:t>また，</w:t>
      </w:r>
      <w:r w:rsidR="00D47CFF">
        <w:rPr>
          <w:rFonts w:hint="eastAsia"/>
          <w:b w:val="0"/>
          <w:bCs/>
        </w:rPr>
        <w:t>学習率</w:t>
      </w:r>
      <w:r w:rsidR="00D47CFF">
        <w:rPr>
          <w:rFonts w:hint="eastAsia"/>
          <w:b w:val="0"/>
          <w:bCs/>
        </w:rPr>
        <w:t>0</w:t>
      </w:r>
      <w:r w:rsidR="00D47CFF">
        <w:rPr>
          <w:rFonts w:hint="eastAsia"/>
          <w:b w:val="0"/>
          <w:bCs/>
        </w:rPr>
        <w:t>．</w:t>
      </w:r>
      <w:r w:rsidR="00D47CFF">
        <w:rPr>
          <w:rFonts w:hint="eastAsia"/>
          <w:b w:val="0"/>
          <w:bCs/>
        </w:rPr>
        <w:t>00001</w:t>
      </w:r>
      <w:r w:rsidR="00D47CFF">
        <w:rPr>
          <w:rFonts w:hint="eastAsia"/>
          <w:b w:val="0"/>
          <w:bCs/>
        </w:rPr>
        <w:t>では</w:t>
      </w:r>
      <w:r w:rsidR="00801058">
        <w:rPr>
          <w:rFonts w:hint="eastAsia"/>
          <w:b w:val="0"/>
          <w:bCs/>
        </w:rPr>
        <w:t>5000</w:t>
      </w:r>
      <w:r w:rsidR="00801058">
        <w:rPr>
          <w:rFonts w:hint="eastAsia"/>
          <w:b w:val="0"/>
          <w:bCs/>
        </w:rPr>
        <w:t>エポック</w:t>
      </w:r>
      <w:r w:rsidR="00143698">
        <w:rPr>
          <w:rFonts w:hint="eastAsia"/>
          <w:b w:val="0"/>
          <w:bCs/>
        </w:rPr>
        <w:t>内で最適解に収束できていないと考え，学習率を</w:t>
      </w:r>
      <w:r w:rsidR="00143698">
        <w:rPr>
          <w:b w:val="0"/>
          <w:bCs/>
        </w:rPr>
        <w:t>0.0001</w:t>
      </w:r>
      <w:r w:rsidR="00143698">
        <w:rPr>
          <w:rFonts w:hint="eastAsia"/>
          <w:b w:val="0"/>
          <w:bCs/>
        </w:rPr>
        <w:t>に</w:t>
      </w:r>
      <w:del w:id="103" w:author="セキヒロト" w:date="2025-01-29T22:37:00Z" w16du:dateUtc="2025-01-29T13:37:00Z">
        <w:r w:rsidR="00143698" w:rsidDel="00F01D92">
          <w:rPr>
            <w:rFonts w:hint="eastAsia"/>
            <w:b w:val="0"/>
            <w:bCs/>
          </w:rPr>
          <w:delText>減少</w:delText>
        </w:r>
      </w:del>
      <w:ins w:id="104" w:author="セキヒロト" w:date="2025-01-29T22:37:00Z" w16du:dateUtc="2025-01-29T13:37:00Z">
        <w:r w:rsidR="00F01D92">
          <w:rPr>
            <w:rFonts w:hint="eastAsia"/>
            <w:b w:val="0"/>
            <w:bCs/>
          </w:rPr>
          <w:t>増加</w:t>
        </w:r>
      </w:ins>
      <w:r w:rsidR="00143698">
        <w:rPr>
          <w:rFonts w:hint="eastAsia"/>
          <w:b w:val="0"/>
          <w:bCs/>
        </w:rPr>
        <w:t>させ</w:t>
      </w:r>
      <w:r w:rsidR="00F241E2">
        <w:rPr>
          <w:rFonts w:hint="eastAsia"/>
          <w:b w:val="0"/>
          <w:bCs/>
        </w:rPr>
        <w:t>た</w:t>
      </w:r>
      <w:r w:rsidR="00143698">
        <w:rPr>
          <w:rFonts w:hint="eastAsia"/>
          <w:b w:val="0"/>
          <w:bCs/>
        </w:rPr>
        <w:t>．</w:t>
      </w:r>
    </w:p>
    <w:p w14:paraId="5AA2C0C8" w14:textId="00B78871" w:rsidR="005300C4" w:rsidRDefault="00F241E2">
      <w:pPr>
        <w:pStyle w:val="a0"/>
        <w:numPr>
          <w:ilvl w:val="0"/>
          <w:numId w:val="0"/>
        </w:numPr>
        <w:ind w:firstLineChars="100" w:firstLine="180"/>
        <w:rPr>
          <w:b w:val="0"/>
          <w:bCs/>
        </w:rPr>
        <w:pPrChange w:id="105" w:author="セキヒロト" w:date="2025-01-29T22:37:00Z" w16du:dateUtc="2025-01-29T13:37:00Z">
          <w:pPr>
            <w:pStyle w:val="a0"/>
            <w:numPr>
              <w:ilvl w:val="0"/>
              <w:numId w:val="0"/>
            </w:numPr>
            <w:ind w:left="0" w:firstLine="0"/>
          </w:pPr>
        </w:pPrChange>
      </w:pPr>
      <w:r>
        <w:rPr>
          <w:rFonts w:hint="eastAsia"/>
          <w:b w:val="0"/>
          <w:bCs/>
        </w:rPr>
        <w:t>さらに，</w:t>
      </w:r>
      <w:r w:rsidR="005300C4">
        <w:rPr>
          <w:rFonts w:hint="eastAsia"/>
          <w:b w:val="0"/>
          <w:bCs/>
        </w:rPr>
        <w:t>ノイズの低減につながると考え，バッチサイズを</w:t>
      </w:r>
      <w:r w:rsidR="005300C4">
        <w:rPr>
          <w:rFonts w:hint="eastAsia"/>
          <w:b w:val="0"/>
          <w:bCs/>
        </w:rPr>
        <w:t>1</w:t>
      </w:r>
      <w:r w:rsidR="005300C4">
        <w:rPr>
          <w:rFonts w:hint="eastAsia"/>
          <w:b w:val="0"/>
          <w:bCs/>
        </w:rPr>
        <w:t>から</w:t>
      </w:r>
      <w:r w:rsidR="005300C4">
        <w:rPr>
          <w:rFonts w:hint="eastAsia"/>
          <w:b w:val="0"/>
          <w:bCs/>
        </w:rPr>
        <w:t>2</w:t>
      </w:r>
      <w:r w:rsidR="005300C4">
        <w:rPr>
          <w:rFonts w:hint="eastAsia"/>
          <w:b w:val="0"/>
          <w:bCs/>
        </w:rPr>
        <w:t>に増加</w:t>
      </w:r>
      <w:r w:rsidR="00DE1ACA">
        <w:rPr>
          <w:rFonts w:hint="eastAsia"/>
          <w:b w:val="0"/>
          <w:bCs/>
        </w:rPr>
        <w:t>させることも検討した．</w:t>
      </w:r>
    </w:p>
    <w:p w14:paraId="30CA96C4" w14:textId="538500E6" w:rsidR="005300C4" w:rsidRDefault="005300C4" w:rsidP="00FB1332">
      <w:pPr>
        <w:pStyle w:val="a0"/>
        <w:numPr>
          <w:ilvl w:val="0"/>
          <w:numId w:val="0"/>
        </w:numPr>
        <w:ind w:firstLineChars="100" w:firstLine="180"/>
        <w:rPr>
          <w:b w:val="0"/>
          <w:bCs/>
        </w:rPr>
      </w:pPr>
      <w:r>
        <w:rPr>
          <w:rFonts w:hint="eastAsia"/>
          <w:b w:val="0"/>
          <w:bCs/>
        </w:rPr>
        <w:t>ここで，</w:t>
      </w:r>
      <w:r>
        <w:rPr>
          <w:rFonts w:hint="eastAsia"/>
          <w:b w:val="0"/>
          <w:bCs/>
        </w:rPr>
        <w:t>L</w:t>
      </w:r>
      <w:r>
        <w:rPr>
          <w:b w:val="0"/>
          <w:bCs/>
        </w:rPr>
        <w:t>og-</w:t>
      </w:r>
      <w:proofErr w:type="spellStart"/>
      <w:r>
        <w:rPr>
          <w:rFonts w:hint="eastAsia"/>
          <w:b w:val="0"/>
          <w:bCs/>
        </w:rPr>
        <w:t>C</w:t>
      </w:r>
      <w:r>
        <w:rPr>
          <w:b w:val="0"/>
          <w:bCs/>
        </w:rPr>
        <w:t>osh</w:t>
      </w:r>
      <w:proofErr w:type="spellEnd"/>
      <w:r>
        <w:rPr>
          <w:rFonts w:hint="eastAsia"/>
          <w:b w:val="0"/>
          <w:bCs/>
        </w:rPr>
        <w:t>とは，</w:t>
      </w:r>
      <w:r>
        <w:rPr>
          <w:rFonts w:hint="eastAsia"/>
          <w:b w:val="0"/>
          <w:bCs/>
        </w:rPr>
        <w:t>L1</w:t>
      </w:r>
      <w:r>
        <w:rPr>
          <w:rFonts w:hint="eastAsia"/>
          <w:b w:val="0"/>
          <w:bCs/>
        </w:rPr>
        <w:t>損失と</w:t>
      </w:r>
      <w:r>
        <w:rPr>
          <w:rFonts w:hint="eastAsia"/>
          <w:b w:val="0"/>
          <w:bCs/>
        </w:rPr>
        <w:t>L2</w:t>
      </w:r>
      <w:r>
        <w:rPr>
          <w:rFonts w:hint="eastAsia"/>
          <w:b w:val="0"/>
          <w:bCs/>
        </w:rPr>
        <w:t>損失両方の特性を持ち合わせた損失関数である．</w:t>
      </w:r>
      <w:r>
        <w:rPr>
          <w:rFonts w:hint="eastAsia"/>
          <w:b w:val="0"/>
          <w:bCs/>
        </w:rPr>
        <w:t>L1</w:t>
      </w:r>
      <w:r>
        <w:rPr>
          <w:rFonts w:hint="eastAsia"/>
          <w:b w:val="0"/>
          <w:bCs/>
        </w:rPr>
        <w:t>のみでは対応しきれない，</w:t>
      </w:r>
      <w:r>
        <w:rPr>
          <w:b w:val="0"/>
          <w:bCs/>
        </w:rPr>
        <w:t>0</w:t>
      </w:r>
      <w:r>
        <w:rPr>
          <w:rFonts w:hint="eastAsia"/>
          <w:b w:val="0"/>
          <w:bCs/>
        </w:rPr>
        <w:t>付近の小さな誤差にも対応できる．（</w:t>
      </w:r>
      <w:r>
        <w:rPr>
          <w:rFonts w:hint="eastAsia"/>
          <w:b w:val="0"/>
          <w:bCs/>
        </w:rPr>
        <w:t>3</w:t>
      </w:r>
      <w:r>
        <w:rPr>
          <w:rFonts w:hint="eastAsia"/>
          <w:b w:val="0"/>
          <w:bCs/>
        </w:rPr>
        <w:t>）に式を示す．</w:t>
      </w:r>
      <w:r w:rsidR="00FC46FB">
        <w:rPr>
          <w:rFonts w:hint="eastAsia"/>
          <w:b w:val="0"/>
          <w:bCs/>
        </w:rPr>
        <w:t>式中の</w:t>
      </w:r>
      <m:oMath>
        <m:sSub>
          <m:sSubPr>
            <m:ctrlPr>
              <w:rPr>
                <w:rFonts w:ascii="Cambria Math" w:hAnsi="Cambria Math"/>
                <w:b w:val="0"/>
                <w:bCs/>
                <w:i/>
              </w:rPr>
            </m:ctrlPr>
          </m:sSubPr>
          <m:e>
            <m:r>
              <w:rPr>
                <w:rFonts w:ascii="Cambria Math" w:hAnsi="Cambria Math"/>
              </w:rPr>
              <m:t>y</m:t>
            </m:r>
          </m:e>
          <m:sub>
            <m:r>
              <m:rPr>
                <m:sty m:val="bi"/>
              </m:rPr>
              <w:rPr>
                <w:rFonts w:ascii="Cambria Math" w:hAnsi="Cambria Math"/>
              </w:rPr>
              <m:t>i</m:t>
            </m:r>
          </m:sub>
        </m:sSub>
      </m:oMath>
      <w:proofErr w:type="gramStart"/>
      <w:r w:rsidR="00FC46FB">
        <w:rPr>
          <w:rFonts w:hint="eastAsia"/>
          <w:b w:val="0"/>
          <w:bCs/>
        </w:rPr>
        <w:t>は</w:t>
      </w:r>
      <w:proofErr w:type="gramEnd"/>
      <w:r w:rsidR="00FC46FB">
        <w:rPr>
          <w:rFonts w:hint="eastAsia"/>
          <w:b w:val="0"/>
          <w:bCs/>
        </w:rPr>
        <w:t>予測値，</w:t>
      </w:r>
      <m:oMath>
        <m:sSub>
          <m:sSubPr>
            <m:ctrlPr>
              <w:rPr>
                <w:rFonts w:ascii="Cambria Math" w:hAnsi="Cambria Math"/>
                <w:b w:val="0"/>
                <w:bCs/>
                <w:i/>
              </w:rPr>
            </m:ctrlPr>
          </m:sSubPr>
          <m:e>
            <m:r>
              <w:rPr>
                <w:rFonts w:ascii="Cambria Math" w:hAnsi="Cambria Math"/>
              </w:rPr>
              <m:t>t</m:t>
            </m:r>
          </m:e>
          <m:sub>
            <m:r>
              <m:rPr>
                <m:sty m:val="bi"/>
              </m:rPr>
              <w:rPr>
                <w:rFonts w:ascii="Cambria Math" w:hAnsi="Cambria Math"/>
              </w:rPr>
              <m:t>i</m:t>
            </m:r>
          </m:sub>
        </m:sSub>
      </m:oMath>
      <w:r w:rsidR="00FC46FB">
        <w:rPr>
          <w:rFonts w:hint="eastAsia"/>
          <w:b w:val="0"/>
          <w:bCs/>
        </w:rPr>
        <w:t>は目標値である．</w:t>
      </w:r>
    </w:p>
    <w:p w14:paraId="637F244E" w14:textId="6C93778F" w:rsidR="005300C4" w:rsidRPr="009252A3" w:rsidRDefault="00000000" w:rsidP="005300C4">
      <w:pPr>
        <w:pStyle w:val="a0"/>
        <w:numPr>
          <w:ilvl w:val="0"/>
          <w:numId w:val="0"/>
        </w:numPr>
        <w:ind w:firstLineChars="400" w:firstLine="720"/>
        <w:jc w:val="left"/>
        <w:rPr>
          <w:b w:val="0"/>
          <w:bCs/>
        </w:rPr>
      </w:pPr>
      <m:oMathPara>
        <m:oMath>
          <m:eqArr>
            <m:eqArrPr>
              <m:maxDist m:val="1"/>
              <m:ctrlPr>
                <w:rPr>
                  <w:rFonts w:ascii="Cambria Math" w:eastAsiaTheme="majorHAnsi" w:hAnsi="Cambria Math"/>
                  <w:b w:val="0"/>
                  <w:bCs/>
                  <w:i/>
                </w:rPr>
              </m:ctrlPr>
            </m:eqArrPr>
            <m:e>
              <m:r>
                <m:rPr>
                  <m:sty m:val="p"/>
                </m:rPr>
                <w:rPr>
                  <w:rFonts w:ascii="Cambria Math" w:eastAsiaTheme="majorHAnsi" w:hAnsi="Cambria Math"/>
                </w:rPr>
                <m:t>LogCosh</m:t>
              </m:r>
              <m:r>
                <w:rPr>
                  <w:rFonts w:ascii="Cambria Math" w:eastAsiaTheme="majorHAnsi" w:hAnsi="Cambria Math"/>
                </w:rPr>
                <m:t>=</m:t>
              </m:r>
              <m:nary>
                <m:naryPr>
                  <m:chr m:val="∑"/>
                  <m:limLoc m:val="subSup"/>
                  <m:ctrlPr>
                    <w:rPr>
                      <w:rFonts w:ascii="Cambria Math" w:eastAsiaTheme="majorHAnsi" w:hAnsi="Cambria Math"/>
                      <w:b w:val="0"/>
                      <w:bCs/>
                      <w:i/>
                    </w:rPr>
                  </m:ctrlPr>
                </m:naryPr>
                <m:sub>
                  <m:r>
                    <w:rPr>
                      <w:rFonts w:ascii="Cambria Math" w:eastAsiaTheme="majorHAnsi" w:hAnsi="Cambria Math"/>
                    </w:rPr>
                    <m:t>i=1</m:t>
                  </m:r>
                </m:sub>
                <m:sup>
                  <m:r>
                    <w:rPr>
                      <w:rFonts w:ascii="Cambria Math" w:eastAsiaTheme="majorHAnsi" w:hAnsi="Cambria Math"/>
                    </w:rPr>
                    <m:t>N</m:t>
                  </m:r>
                </m:sup>
                <m:e>
                  <m:func>
                    <m:funcPr>
                      <m:ctrlPr>
                        <w:rPr>
                          <w:rFonts w:ascii="Cambria Math" w:eastAsiaTheme="majorHAnsi" w:hAnsi="Cambria Math"/>
                          <w:b w:val="0"/>
                          <w:bCs/>
                          <w:i/>
                        </w:rPr>
                      </m:ctrlPr>
                    </m:funcPr>
                    <m:fName>
                      <m:r>
                        <m:rPr>
                          <m:sty m:val="p"/>
                        </m:rPr>
                        <w:rPr>
                          <w:rFonts w:ascii="Cambria Math" w:eastAsiaTheme="majorHAnsi" w:hAnsi="Cambria Math"/>
                        </w:rPr>
                        <m:t>log</m:t>
                      </m:r>
                    </m:fName>
                    <m:e>
                      <m:d>
                        <m:dPr>
                          <m:ctrlPr>
                            <w:rPr>
                              <w:rFonts w:ascii="Cambria Math" w:eastAsiaTheme="majorHAnsi" w:hAnsi="Cambria Math"/>
                              <w:b w:val="0"/>
                              <w:bCs/>
                              <w:i/>
                            </w:rPr>
                          </m:ctrlPr>
                        </m:dPr>
                        <m:e>
                          <m:func>
                            <m:funcPr>
                              <m:ctrlPr>
                                <w:rPr>
                                  <w:rFonts w:ascii="Cambria Math" w:eastAsiaTheme="majorHAnsi" w:hAnsi="Cambria Math"/>
                                  <w:b w:val="0"/>
                                  <w:bCs/>
                                </w:rPr>
                              </m:ctrlPr>
                            </m:funcPr>
                            <m:fName>
                              <m:r>
                                <m:rPr>
                                  <m:sty m:val="p"/>
                                </m:rPr>
                                <w:rPr>
                                  <w:rFonts w:ascii="Cambria Math" w:eastAsiaTheme="majorHAnsi" w:hAnsi="Cambria Math"/>
                                </w:rPr>
                                <m:t>cosh</m:t>
                              </m:r>
                              <m:ctrlPr>
                                <w:rPr>
                                  <w:rFonts w:ascii="Cambria Math" w:eastAsiaTheme="majorHAnsi" w:hAnsi="Cambria Math"/>
                                  <w:b w:val="0"/>
                                  <w:bCs/>
                                  <w:i/>
                                </w:rPr>
                              </m:ctrlPr>
                            </m:fName>
                            <m:e>
                              <m:d>
                                <m:dPr>
                                  <m:ctrlPr>
                                    <w:rPr>
                                      <w:rFonts w:ascii="Cambria Math" w:eastAsiaTheme="majorHAnsi" w:hAnsi="Cambria Math"/>
                                      <w:b w:val="0"/>
                                      <w:bCs/>
                                      <w:i/>
                                    </w:rPr>
                                  </m:ctrlPr>
                                </m:dPr>
                                <m:e>
                                  <m:sSub>
                                    <m:sSubPr>
                                      <m:ctrlPr>
                                        <w:rPr>
                                          <w:rFonts w:ascii="Cambria Math" w:eastAsiaTheme="majorHAnsi" w:hAnsi="Cambria Math"/>
                                          <w:b w:val="0"/>
                                          <w:bCs/>
                                          <w:i/>
                                        </w:rPr>
                                      </m:ctrlPr>
                                    </m:sSubPr>
                                    <m:e>
                                      <m:r>
                                        <w:rPr>
                                          <w:rFonts w:ascii="Cambria Math" w:eastAsiaTheme="majorHAnsi" w:hAnsi="Cambria Math"/>
                                        </w:rPr>
                                        <m:t>y</m:t>
                                      </m:r>
                                    </m:e>
                                    <m:sub>
                                      <m:r>
                                        <w:rPr>
                                          <w:rFonts w:ascii="Cambria Math" w:eastAsiaTheme="majorHAnsi" w:hAnsi="Cambria Math"/>
                                        </w:rPr>
                                        <m:t>i</m:t>
                                      </m:r>
                                    </m:sub>
                                  </m:sSub>
                                  <m:r>
                                    <w:rPr>
                                      <w:rFonts w:ascii="Cambria Math" w:eastAsiaTheme="majorHAnsi" w:hAnsi="Cambria Math" w:hint="eastAsia"/>
                                    </w:rPr>
                                    <m:t>-</m:t>
                                  </m:r>
                                  <m:sSub>
                                    <m:sSubPr>
                                      <m:ctrlPr>
                                        <w:rPr>
                                          <w:rFonts w:ascii="Cambria Math" w:eastAsiaTheme="majorHAnsi" w:hAnsi="Cambria Math"/>
                                          <w:b w:val="0"/>
                                          <w:bCs/>
                                          <w:i/>
                                        </w:rPr>
                                      </m:ctrlPr>
                                    </m:sSubPr>
                                    <m:e>
                                      <m:r>
                                        <w:rPr>
                                          <w:rFonts w:ascii="Cambria Math" w:eastAsiaTheme="majorHAnsi" w:hAnsi="Cambria Math"/>
                                        </w:rPr>
                                        <m:t>t</m:t>
                                      </m:r>
                                    </m:e>
                                    <m:sub>
                                      <m:r>
                                        <w:rPr>
                                          <w:rFonts w:ascii="Cambria Math" w:eastAsiaTheme="majorHAnsi" w:hAnsi="Cambria Math"/>
                                        </w:rPr>
                                        <m:t>i</m:t>
                                      </m:r>
                                    </m:sub>
                                  </m:sSub>
                                  <m:r>
                                    <w:rPr>
                                      <w:rFonts w:ascii="Cambria Math" w:eastAsiaTheme="majorHAnsi" w:hAnsi="Cambria Math"/>
                                    </w:rPr>
                                    <m:t xml:space="preserve"> </m:t>
                                  </m:r>
                                </m:e>
                              </m:d>
                            </m:e>
                          </m:func>
                        </m:e>
                      </m:d>
                    </m:e>
                  </m:func>
                </m:e>
              </m:nary>
              <m:r>
                <w:rPr>
                  <w:rFonts w:ascii="Cambria Math" w:eastAsiaTheme="majorHAnsi" w:hAnsi="Cambria Math"/>
                </w:rPr>
                <m:t>#</m:t>
              </m:r>
              <m:d>
                <m:dPr>
                  <m:ctrlPr>
                    <w:rPr>
                      <w:rFonts w:ascii="Cambria Math" w:eastAsiaTheme="majorHAnsi" w:hAnsi="Cambria Math"/>
                      <w:b w:val="0"/>
                      <w:bCs/>
                      <w:i/>
                    </w:rPr>
                  </m:ctrlPr>
                </m:dPr>
                <m:e>
                  <m:r>
                    <w:rPr>
                      <w:rFonts w:ascii="Cambria Math" w:eastAsiaTheme="majorHAnsi" w:hAnsi="Cambria Math"/>
                    </w:rPr>
                    <m:t>3</m:t>
                  </m:r>
                </m:e>
              </m:d>
            </m:e>
          </m:eqArr>
        </m:oMath>
      </m:oMathPara>
    </w:p>
    <w:p w14:paraId="46D3253E" w14:textId="53F4F7E2" w:rsidR="00973FAB" w:rsidRDefault="0023047D" w:rsidP="00BA24F9">
      <w:pPr>
        <w:pStyle w:val="a0"/>
        <w:numPr>
          <w:ilvl w:val="0"/>
          <w:numId w:val="0"/>
        </w:numPr>
        <w:ind w:firstLineChars="100" w:firstLine="180"/>
        <w:rPr>
          <w:b w:val="0"/>
          <w:bCs/>
        </w:rPr>
      </w:pPr>
      <w:r>
        <w:rPr>
          <w:rFonts w:hint="eastAsia"/>
          <w:b w:val="0"/>
          <w:bCs/>
        </w:rPr>
        <w:t>また，</w:t>
      </w:r>
      <w:r w:rsidR="003C1427">
        <w:rPr>
          <w:rFonts w:hint="eastAsia"/>
          <w:b w:val="0"/>
          <w:bCs/>
        </w:rPr>
        <w:t>更なるノイズの低減と画質向上のために，</w:t>
      </w:r>
      <w:r w:rsidR="003536A8">
        <w:rPr>
          <w:rFonts w:hint="eastAsia"/>
          <w:b w:val="0"/>
          <w:bCs/>
        </w:rPr>
        <w:t>設定値</w:t>
      </w:r>
      <w:r w:rsidR="003536A8">
        <w:rPr>
          <w:rFonts w:hint="eastAsia"/>
          <w:b w:val="0"/>
          <w:bCs/>
        </w:rPr>
        <w:t>3</w:t>
      </w:r>
      <w:r w:rsidR="003536A8">
        <w:rPr>
          <w:rFonts w:hint="eastAsia"/>
          <w:b w:val="0"/>
          <w:bCs/>
        </w:rPr>
        <w:t>に示すように，</w:t>
      </w:r>
      <w:r w:rsidR="00C743E0">
        <w:rPr>
          <w:rFonts w:hint="eastAsia"/>
          <w:b w:val="0"/>
          <w:bCs/>
        </w:rPr>
        <w:t>エポック数を</w:t>
      </w:r>
      <w:r w:rsidR="00C743E0">
        <w:rPr>
          <w:rFonts w:hint="eastAsia"/>
          <w:b w:val="0"/>
          <w:bCs/>
        </w:rPr>
        <w:t>5000</w:t>
      </w:r>
      <w:r w:rsidR="00C743E0">
        <w:rPr>
          <w:rFonts w:hint="eastAsia"/>
          <w:b w:val="0"/>
          <w:bCs/>
        </w:rPr>
        <w:t>から</w:t>
      </w:r>
      <w:r w:rsidR="00C743E0">
        <w:rPr>
          <w:rFonts w:hint="eastAsia"/>
          <w:b w:val="0"/>
          <w:bCs/>
        </w:rPr>
        <w:t>10000</w:t>
      </w:r>
      <w:r w:rsidR="003536A8">
        <w:rPr>
          <w:rFonts w:hint="eastAsia"/>
          <w:b w:val="0"/>
          <w:bCs/>
        </w:rPr>
        <w:t>に変更した．</w:t>
      </w:r>
    </w:p>
    <w:p w14:paraId="5E9B42F4" w14:textId="63E2976C" w:rsidR="00F97307" w:rsidRPr="003B37D7" w:rsidRDefault="00B40B68" w:rsidP="00F97307">
      <w:pPr>
        <w:pStyle w:val="a0"/>
      </w:pPr>
      <w:r>
        <w:rPr>
          <w:rFonts w:hint="eastAsia"/>
          <w:szCs w:val="20"/>
        </w:rPr>
        <w:lastRenderedPageBreak/>
        <w:t>推論</w:t>
      </w:r>
      <w:r w:rsidR="003B37D7">
        <w:rPr>
          <w:rFonts w:hint="eastAsia"/>
          <w:szCs w:val="20"/>
        </w:rPr>
        <w:t>結果</w:t>
      </w:r>
    </w:p>
    <w:p w14:paraId="72D7DB84" w14:textId="2645593F" w:rsidR="00EA4E41" w:rsidRDefault="00F01D92" w:rsidP="003B6D66">
      <w:pPr>
        <w:ind w:firstLineChars="100" w:firstLine="180"/>
      </w:pPr>
      <w:moveToRangeStart w:id="106" w:author="セキヒロト" w:date="2025-01-29T22:40:00Z" w:name="move189082826"/>
      <w:moveTo w:id="107" w:author="セキヒロト" w:date="2025-01-29T22:40:00Z" w16du:dateUtc="2025-01-29T13:40:00Z">
        <w:del w:id="108" w:author="セキヒロト" w:date="2025-01-29T22:40:00Z" w16du:dateUtc="2025-01-29T13:40:00Z">
          <w:r w:rsidDel="00F01D92">
            <w:rPr>
              <w:rFonts w:hint="eastAsia"/>
              <w:bCs/>
            </w:rPr>
            <w:delText>また，</w:delText>
          </w:r>
        </w:del>
        <w:r>
          <w:rPr>
            <w:rFonts w:hint="eastAsia"/>
            <w:bCs/>
          </w:rPr>
          <w:t>推論結果との比較のために，図</w:t>
        </w:r>
        <w:r>
          <w:rPr>
            <w:rFonts w:hint="eastAsia"/>
            <w:bCs/>
          </w:rPr>
          <w:t>1</w:t>
        </w:r>
        <w:r>
          <w:rPr>
            <w:rFonts w:hint="eastAsia"/>
            <w:bCs/>
          </w:rPr>
          <w:t>に造影前のテストデータを示し，図</w:t>
        </w:r>
        <w:r>
          <w:rPr>
            <w:rFonts w:hint="eastAsia"/>
            <w:bCs/>
          </w:rPr>
          <w:t>2</w:t>
        </w:r>
        <w:r>
          <w:rPr>
            <w:rFonts w:hint="eastAsia"/>
            <w:bCs/>
          </w:rPr>
          <w:t>に造影後のテストデータをそれぞれ示す．</w:t>
        </w:r>
      </w:moveTo>
      <w:moveToRangeEnd w:id="106"/>
      <w:r w:rsidR="008540A9">
        <w:rPr>
          <w:rFonts w:hint="eastAsia"/>
        </w:rPr>
        <w:t>図</w:t>
      </w:r>
      <w:r w:rsidR="003449EF">
        <w:rPr>
          <w:rFonts w:hint="eastAsia"/>
        </w:rPr>
        <w:t>3</w:t>
      </w:r>
      <w:r w:rsidR="008540A9">
        <w:rPr>
          <w:rFonts w:hint="eastAsia"/>
        </w:rPr>
        <w:t>に</w:t>
      </w:r>
      <w:r w:rsidR="00B40B68">
        <w:rPr>
          <w:rFonts w:hint="eastAsia"/>
        </w:rPr>
        <w:t>設定値</w:t>
      </w:r>
      <w:r w:rsidR="00A54760">
        <w:t>1</w:t>
      </w:r>
      <w:r w:rsidR="00A54760">
        <w:rPr>
          <w:rFonts w:hint="eastAsia"/>
        </w:rPr>
        <w:t>で</w:t>
      </w:r>
      <w:r w:rsidR="00C3313D">
        <w:rPr>
          <w:rFonts w:hint="eastAsia"/>
        </w:rPr>
        <w:t>学習したモデルによる</w:t>
      </w:r>
      <w:r w:rsidR="008E372B">
        <w:rPr>
          <w:rFonts w:hint="eastAsia"/>
        </w:rPr>
        <w:t>テストデータに対する</w:t>
      </w:r>
      <w:r w:rsidR="008540A9">
        <w:rPr>
          <w:rFonts w:hint="eastAsia"/>
        </w:rPr>
        <w:t>推論結果を</w:t>
      </w:r>
      <w:r w:rsidR="00D36DEE">
        <w:rPr>
          <w:rFonts w:hint="eastAsia"/>
        </w:rPr>
        <w:t>，</w:t>
      </w:r>
      <w:r w:rsidR="003449EF">
        <w:rPr>
          <w:rFonts w:hint="eastAsia"/>
        </w:rPr>
        <w:t>図</w:t>
      </w:r>
      <w:r w:rsidR="003449EF">
        <w:rPr>
          <w:rFonts w:hint="eastAsia"/>
        </w:rPr>
        <w:t>4</w:t>
      </w:r>
      <w:r w:rsidR="003449EF">
        <w:rPr>
          <w:rFonts w:hint="eastAsia"/>
        </w:rPr>
        <w:t>に設定値</w:t>
      </w:r>
      <w:r w:rsidR="00A54760">
        <w:t>2</w:t>
      </w:r>
      <w:r w:rsidR="00A54760">
        <w:rPr>
          <w:rFonts w:hint="eastAsia"/>
        </w:rPr>
        <w:t>で</w:t>
      </w:r>
      <w:r w:rsidR="00C3313D">
        <w:rPr>
          <w:rFonts w:hint="eastAsia"/>
        </w:rPr>
        <w:t>学習したモデルによる</w:t>
      </w:r>
      <w:r w:rsidR="003449EF">
        <w:rPr>
          <w:rFonts w:hint="eastAsia"/>
        </w:rPr>
        <w:t>テストデータに対する推論結果を</w:t>
      </w:r>
      <w:r w:rsidR="00A347A1">
        <w:rPr>
          <w:rFonts w:hint="eastAsia"/>
        </w:rPr>
        <w:t>，図</w:t>
      </w:r>
      <w:r w:rsidR="00A347A1">
        <w:rPr>
          <w:rFonts w:hint="eastAsia"/>
        </w:rPr>
        <w:t>5</w:t>
      </w:r>
      <w:r w:rsidR="00A347A1">
        <w:rPr>
          <w:rFonts w:hint="eastAsia"/>
        </w:rPr>
        <w:t>に設定値</w:t>
      </w:r>
      <w:r w:rsidR="00A347A1">
        <w:rPr>
          <w:rFonts w:hint="eastAsia"/>
        </w:rPr>
        <w:t>3</w:t>
      </w:r>
      <w:r w:rsidR="00A347A1">
        <w:rPr>
          <w:rFonts w:hint="eastAsia"/>
        </w:rPr>
        <w:t>で学習したモデルによるテストデータに対する</w:t>
      </w:r>
      <w:r w:rsidR="00D673FB">
        <w:rPr>
          <w:rFonts w:hint="eastAsia"/>
        </w:rPr>
        <w:t>推論結果を</w:t>
      </w:r>
      <w:r w:rsidR="00CE141C">
        <w:rPr>
          <w:rFonts w:hint="eastAsia"/>
        </w:rPr>
        <w:t>それぞれ</w:t>
      </w:r>
      <w:r w:rsidR="00D673FB">
        <w:rPr>
          <w:rFonts w:hint="eastAsia"/>
        </w:rPr>
        <w:t>示す．</w:t>
      </w:r>
    </w:p>
    <w:p w14:paraId="5ABB97A6" w14:textId="203B47C9" w:rsidR="00B40B68" w:rsidRDefault="003449EF" w:rsidP="004445BD">
      <w:pPr>
        <w:ind w:firstLineChars="100" w:firstLine="180"/>
      </w:pPr>
      <w:r>
        <w:rPr>
          <w:rFonts w:hint="eastAsia"/>
        </w:rPr>
        <w:t>まず</w:t>
      </w:r>
      <w:r w:rsidR="009D5024">
        <w:rPr>
          <w:rFonts w:hint="eastAsia"/>
        </w:rPr>
        <w:t>図</w:t>
      </w:r>
      <w:r w:rsidR="009D5024">
        <w:rPr>
          <w:rFonts w:hint="eastAsia"/>
        </w:rPr>
        <w:t>2</w:t>
      </w:r>
      <w:r w:rsidR="009D5024">
        <w:rPr>
          <w:rFonts w:hint="eastAsia"/>
        </w:rPr>
        <w:t>，</w:t>
      </w:r>
      <w:r w:rsidR="009D5024">
        <w:rPr>
          <w:rFonts w:hint="eastAsia"/>
        </w:rPr>
        <w:t>3</w:t>
      </w:r>
      <w:r>
        <w:rPr>
          <w:rFonts w:hint="eastAsia"/>
        </w:rPr>
        <w:t>を比較すると</w:t>
      </w:r>
      <w:r w:rsidR="00D36DEE">
        <w:rPr>
          <w:rFonts w:hint="eastAsia"/>
        </w:rPr>
        <w:t>，</w:t>
      </w:r>
      <w:r w:rsidR="007D3BB2">
        <w:rPr>
          <w:rFonts w:hint="eastAsia"/>
        </w:rPr>
        <w:t>乳房から胴体にかけての輪郭や</w:t>
      </w:r>
      <w:r w:rsidR="00D36DEE">
        <w:rPr>
          <w:rFonts w:hint="eastAsia"/>
        </w:rPr>
        <w:t>，</w:t>
      </w:r>
      <w:r w:rsidR="00B40B68">
        <w:rPr>
          <w:rFonts w:hint="eastAsia"/>
        </w:rPr>
        <w:t>癌細胞や臓器</w:t>
      </w:r>
      <w:r w:rsidR="00D36DEE">
        <w:rPr>
          <w:rFonts w:hint="eastAsia"/>
        </w:rPr>
        <w:t>，</w:t>
      </w:r>
      <w:r w:rsidR="00B40B68">
        <w:rPr>
          <w:rFonts w:hint="eastAsia"/>
        </w:rPr>
        <w:t>血管の集合の白さのおおよそは表現できているが</w:t>
      </w:r>
      <w:r w:rsidR="00D36DEE">
        <w:rPr>
          <w:rFonts w:hint="eastAsia"/>
        </w:rPr>
        <w:t>，</w:t>
      </w:r>
      <w:r w:rsidR="004445BD">
        <w:rPr>
          <w:rFonts w:hint="eastAsia"/>
        </w:rPr>
        <w:t>画像全体</w:t>
      </w:r>
      <w:r w:rsidR="00D153F4">
        <w:rPr>
          <w:rFonts w:hint="eastAsia"/>
        </w:rPr>
        <w:t>の</w:t>
      </w:r>
      <w:r w:rsidR="004445BD">
        <w:rPr>
          <w:rFonts w:hint="eastAsia"/>
        </w:rPr>
        <w:t>ノイズが目立っているため</w:t>
      </w:r>
      <w:r w:rsidR="00D36DEE">
        <w:rPr>
          <w:rFonts w:hint="eastAsia"/>
        </w:rPr>
        <w:t>，</w:t>
      </w:r>
      <w:r w:rsidR="00F26AC7">
        <w:rPr>
          <w:rFonts w:hint="eastAsia"/>
        </w:rPr>
        <w:t>造影</w:t>
      </w:r>
      <w:r w:rsidR="00B40B68">
        <w:rPr>
          <w:rFonts w:hint="eastAsia"/>
        </w:rPr>
        <w:t>MRI</w:t>
      </w:r>
      <w:r w:rsidR="00D153F4">
        <w:rPr>
          <w:rFonts w:hint="eastAsia"/>
        </w:rPr>
        <w:t>の</w:t>
      </w:r>
      <w:r w:rsidR="00F26AC7">
        <w:rPr>
          <w:rFonts w:hint="eastAsia"/>
        </w:rPr>
        <w:t>品質</w:t>
      </w:r>
      <w:r w:rsidR="00D153F4">
        <w:rPr>
          <w:rFonts w:hint="eastAsia"/>
        </w:rPr>
        <w:t>が</w:t>
      </w:r>
      <w:r w:rsidR="00B40B68">
        <w:rPr>
          <w:rFonts w:hint="eastAsia"/>
        </w:rPr>
        <w:t>十分に確保</w:t>
      </w:r>
      <w:r w:rsidR="009434D2">
        <w:rPr>
          <w:rFonts w:hint="eastAsia"/>
        </w:rPr>
        <w:t>できていない</w:t>
      </w:r>
      <w:r w:rsidR="00D36DEE">
        <w:rPr>
          <w:rFonts w:hint="eastAsia"/>
        </w:rPr>
        <w:t>．</w:t>
      </w:r>
      <w:r w:rsidR="0026057C">
        <w:rPr>
          <w:rFonts w:hint="eastAsia"/>
        </w:rPr>
        <w:t>この原因として，</w:t>
      </w:r>
      <w:r w:rsidR="006D746B">
        <w:rPr>
          <w:rFonts w:hint="eastAsia"/>
        </w:rPr>
        <w:t>L1</w:t>
      </w:r>
      <w:r w:rsidR="006D746B">
        <w:rPr>
          <w:rFonts w:hint="eastAsia"/>
        </w:rPr>
        <w:t>損失の特性</w:t>
      </w:r>
      <w:r w:rsidR="00025C11">
        <w:rPr>
          <w:rFonts w:hint="eastAsia"/>
        </w:rPr>
        <w:t>による再現性</w:t>
      </w:r>
      <w:r w:rsidR="006D746B">
        <w:rPr>
          <w:rFonts w:hint="eastAsia"/>
        </w:rPr>
        <w:t>が考えられる．</w:t>
      </w:r>
      <w:r w:rsidR="003D431D">
        <w:rPr>
          <w:rFonts w:hint="eastAsia"/>
        </w:rPr>
        <w:t>L1</w:t>
      </w:r>
      <w:r w:rsidR="003D431D">
        <w:rPr>
          <w:rFonts w:hint="eastAsia"/>
        </w:rPr>
        <w:t>損失では，</w:t>
      </w:r>
      <w:r w:rsidR="003E207F">
        <w:rPr>
          <w:rFonts w:hint="eastAsia"/>
        </w:rPr>
        <w:t>各ピクセル誤差の絶対値の和</w:t>
      </w:r>
      <w:r w:rsidR="001335D9">
        <w:rPr>
          <w:rFonts w:hint="eastAsia"/>
        </w:rPr>
        <w:t>を求めるので，</w:t>
      </w:r>
      <w:r w:rsidR="00FF24C8">
        <w:rPr>
          <w:rFonts w:hint="eastAsia"/>
        </w:rPr>
        <w:t>大きな誤差も小さな誤差も同様に扱われる．</w:t>
      </w:r>
      <w:r w:rsidR="002A664F">
        <w:rPr>
          <w:rFonts w:hint="eastAsia"/>
        </w:rPr>
        <w:t>そのため，細部の変化がうまく再現できず，</w:t>
      </w:r>
      <w:r w:rsidR="00A92B75">
        <w:rPr>
          <w:rFonts w:hint="eastAsia"/>
        </w:rPr>
        <w:t>結果として推論結果</w:t>
      </w:r>
      <w:r w:rsidR="00BA3C17">
        <w:rPr>
          <w:rFonts w:hint="eastAsia"/>
        </w:rPr>
        <w:t>のノイズにつながったと考えられる．</w:t>
      </w:r>
    </w:p>
    <w:p w14:paraId="535D021A" w14:textId="5975F442" w:rsidR="0044602B" w:rsidRDefault="003449EF" w:rsidP="00AC54B2">
      <w:pPr>
        <w:ind w:firstLineChars="100" w:firstLine="180"/>
      </w:pPr>
      <w:r>
        <w:rPr>
          <w:rFonts w:hint="eastAsia"/>
        </w:rPr>
        <w:t>次に図</w:t>
      </w:r>
      <w:r>
        <w:rPr>
          <w:rFonts w:hint="eastAsia"/>
        </w:rPr>
        <w:t>2</w:t>
      </w:r>
      <w:r>
        <w:rPr>
          <w:rFonts w:hint="eastAsia"/>
        </w:rPr>
        <w:t>，</w:t>
      </w:r>
      <w:r>
        <w:rPr>
          <w:rFonts w:hint="eastAsia"/>
        </w:rPr>
        <w:t>4</w:t>
      </w:r>
      <w:r>
        <w:rPr>
          <w:rFonts w:hint="eastAsia"/>
        </w:rPr>
        <w:t>を比較すると</w:t>
      </w:r>
      <w:r w:rsidR="00D36DEE">
        <w:rPr>
          <w:rFonts w:hint="eastAsia"/>
        </w:rPr>
        <w:t>，</w:t>
      </w:r>
      <w:r>
        <w:rPr>
          <w:rFonts w:hint="eastAsia"/>
        </w:rPr>
        <w:t>設定値</w:t>
      </w:r>
      <w:r w:rsidR="00B73EE0">
        <w:t>1</w:t>
      </w:r>
      <w:r>
        <w:rPr>
          <w:rFonts w:hint="eastAsia"/>
        </w:rPr>
        <w:t>と同様</w:t>
      </w:r>
      <w:r w:rsidR="00D36DEE">
        <w:rPr>
          <w:rFonts w:hint="eastAsia"/>
        </w:rPr>
        <w:t>，</w:t>
      </w:r>
      <w:r>
        <w:rPr>
          <w:rFonts w:hint="eastAsia"/>
        </w:rPr>
        <w:t>乳房から胴体にかけての輪郭や</w:t>
      </w:r>
      <w:r w:rsidR="00D36DEE">
        <w:rPr>
          <w:rFonts w:hint="eastAsia"/>
        </w:rPr>
        <w:t>，</w:t>
      </w:r>
      <w:r>
        <w:rPr>
          <w:rFonts w:hint="eastAsia"/>
        </w:rPr>
        <w:t>癌細胞や臓器</w:t>
      </w:r>
      <w:r w:rsidR="00D36DEE">
        <w:rPr>
          <w:rFonts w:hint="eastAsia"/>
        </w:rPr>
        <w:t>，</w:t>
      </w:r>
      <w:r>
        <w:rPr>
          <w:rFonts w:hint="eastAsia"/>
        </w:rPr>
        <w:t>血管の集合の白さのおお</w:t>
      </w:r>
    </w:p>
    <w:p w14:paraId="5FBD4441" w14:textId="25B0D74B" w:rsidR="003449EF" w:rsidRDefault="00F01D92" w:rsidP="00FB1332">
      <w:r>
        <w:rPr>
          <w:rFonts w:hint="eastAsia"/>
          <w:noProof/>
        </w:rPr>
        <mc:AlternateContent>
          <mc:Choice Requires="wps">
            <w:drawing>
              <wp:anchor distT="0" distB="0" distL="114300" distR="114300" simplePos="0" relativeHeight="251666432" behindDoc="0" locked="0" layoutInCell="1" allowOverlap="1" wp14:anchorId="404309A0" wp14:editId="5A9618AB">
                <wp:simplePos x="0" y="0"/>
                <wp:positionH relativeFrom="column">
                  <wp:posOffset>3340100</wp:posOffset>
                </wp:positionH>
                <wp:positionV relativeFrom="paragraph">
                  <wp:posOffset>1021715</wp:posOffset>
                </wp:positionV>
                <wp:extent cx="1600200" cy="254635"/>
                <wp:effectExtent l="0" t="0" r="0" b="0"/>
                <wp:wrapTopAndBottom/>
                <wp:docPr id="430745982" name="テキスト ボックス 1"/>
                <wp:cNvGraphicFramePr/>
                <a:graphic xmlns:a="http://schemas.openxmlformats.org/drawingml/2006/main">
                  <a:graphicData uri="http://schemas.microsoft.com/office/word/2010/wordprocessingShape">
                    <wps:wsp>
                      <wps:cNvSpPr txBox="1"/>
                      <wps:spPr>
                        <a:xfrm>
                          <a:off x="0" y="0"/>
                          <a:ext cx="1600200" cy="254635"/>
                        </a:xfrm>
                        <a:prstGeom prst="rect">
                          <a:avLst/>
                        </a:prstGeom>
                        <a:noFill/>
                        <a:ln w="6350">
                          <a:noFill/>
                        </a:ln>
                      </wps:spPr>
                      <wps:txbx>
                        <w:txbxContent>
                          <w:p w14:paraId="155A0DDE" w14:textId="4EC33A84" w:rsidR="007858F6" w:rsidRDefault="007858F6">
                            <w:r>
                              <w:rPr>
                                <w:rFonts w:hint="eastAsia"/>
                              </w:rPr>
                              <w:t>図</w:t>
                            </w:r>
                            <w:r>
                              <w:rPr>
                                <w:rFonts w:hint="eastAsia"/>
                              </w:rPr>
                              <w:t xml:space="preserve">1 </w:t>
                            </w:r>
                            <w:r w:rsidR="004A3585">
                              <w:rPr>
                                <w:rFonts w:hint="eastAsia"/>
                              </w:rPr>
                              <w:t>造影前テストデータ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4309A0" id="_x0000_t202" coordsize="21600,21600" o:spt="202" path="m,l,21600r21600,l21600,xe">
                <v:stroke joinstyle="miter"/>
                <v:path gradientshapeok="t" o:connecttype="rect"/>
              </v:shapetype>
              <v:shape id="テキスト ボックス 1" o:spid="_x0000_s1026" type="#_x0000_t202" style="position:absolute;left:0;text-align:left;margin-left:263pt;margin-top:80.45pt;width:126pt;height:20.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" filled="f" stroked="f" strokeweight=".5pt">
                <v:textbox>
                  <w:txbxContent>
                    <w:p w14:paraId="155A0DDE" w14:textId="4EC33A84" w:rsidR="007858F6" w:rsidRDefault="007858F6">
                      <w:r>
                        <w:rPr>
                          <w:rFonts w:hint="eastAsia"/>
                        </w:rPr>
                        <w:t>図</w:t>
                      </w:r>
                      <w:r>
                        <w:rPr>
                          <w:rFonts w:hint="eastAsia"/>
                        </w:rPr>
                        <w:t xml:space="preserve">1 </w:t>
                      </w:r>
                      <w:r w:rsidR="004A3585">
                        <w:rPr>
                          <w:rFonts w:hint="eastAsia"/>
                        </w:rPr>
                        <w:t>造影前テストデータ</w:t>
                      </w:r>
                    </w:p>
                  </w:txbxContent>
                </v:textbox>
                <w10:wrap type="topAndBottom"/>
              </v:shape>
            </w:pict>
          </mc:Fallback>
        </mc:AlternateContent>
      </w:r>
      <w:r w:rsidR="003449EF">
        <w:rPr>
          <w:rFonts w:hint="eastAsia"/>
        </w:rPr>
        <w:t>よそは表現できている</w:t>
      </w:r>
      <w:r w:rsidR="00D36DEE">
        <w:rPr>
          <w:rFonts w:hint="eastAsia"/>
        </w:rPr>
        <w:t>．</w:t>
      </w:r>
      <w:r w:rsidR="003449EF">
        <w:rPr>
          <w:rFonts w:hint="eastAsia"/>
        </w:rPr>
        <w:t>また</w:t>
      </w:r>
      <w:r w:rsidR="00D36DEE">
        <w:rPr>
          <w:rFonts w:hint="eastAsia"/>
        </w:rPr>
        <w:t>，</w:t>
      </w:r>
      <w:r w:rsidR="003449EF">
        <w:rPr>
          <w:rFonts w:hint="eastAsia"/>
        </w:rPr>
        <w:t>設定値</w:t>
      </w:r>
      <w:r w:rsidR="00C35FD4">
        <w:t>1</w:t>
      </w:r>
      <w:r w:rsidR="003449EF">
        <w:rPr>
          <w:rFonts w:hint="eastAsia"/>
        </w:rPr>
        <w:t>と比べると</w:t>
      </w:r>
      <w:r w:rsidR="00D36DEE">
        <w:rPr>
          <w:rFonts w:hint="eastAsia"/>
        </w:rPr>
        <w:t>，</w:t>
      </w:r>
      <w:r w:rsidR="003968C6">
        <w:rPr>
          <w:rFonts w:hint="eastAsia"/>
        </w:rPr>
        <w:t>ノイズ</w:t>
      </w:r>
      <w:r w:rsidR="003449EF">
        <w:rPr>
          <w:rFonts w:hint="eastAsia"/>
        </w:rPr>
        <w:t>が減少している</w:t>
      </w:r>
      <w:r w:rsidR="00F57744">
        <w:rPr>
          <w:rFonts w:hint="eastAsia"/>
        </w:rPr>
        <w:t>ことや</w:t>
      </w:r>
      <w:r w:rsidR="00D36DEE">
        <w:rPr>
          <w:rFonts w:hint="eastAsia"/>
        </w:rPr>
        <w:t>，</w:t>
      </w:r>
      <w:r w:rsidR="00FE025D">
        <w:rPr>
          <w:rFonts w:hint="eastAsia"/>
        </w:rPr>
        <w:t>左乳房の</w:t>
      </w:r>
      <w:r w:rsidR="009F6B24">
        <w:rPr>
          <w:rFonts w:hint="eastAsia"/>
        </w:rPr>
        <w:t>癌細胞</w:t>
      </w:r>
      <w:r w:rsidR="00FE025D">
        <w:rPr>
          <w:rFonts w:hint="eastAsia"/>
        </w:rPr>
        <w:t>が強調されていることが見て取れる</w:t>
      </w:r>
      <w:r w:rsidR="00B61526">
        <w:rPr>
          <w:rFonts w:hint="eastAsia"/>
        </w:rPr>
        <w:t>ため，</w:t>
      </w:r>
      <w:r w:rsidR="003449EF">
        <w:rPr>
          <w:rFonts w:hint="eastAsia"/>
        </w:rPr>
        <w:t>設定値を変更したことにより</w:t>
      </w:r>
      <w:r w:rsidR="00D36DEE">
        <w:rPr>
          <w:rFonts w:hint="eastAsia"/>
        </w:rPr>
        <w:t>，</w:t>
      </w:r>
      <w:r w:rsidR="00F5418C">
        <w:rPr>
          <w:rFonts w:hint="eastAsia"/>
        </w:rPr>
        <w:t>細部の変化</w:t>
      </w:r>
      <w:r w:rsidR="00F54689">
        <w:rPr>
          <w:rFonts w:hint="eastAsia"/>
        </w:rPr>
        <w:t>の再現性</w:t>
      </w:r>
      <w:r w:rsidR="00433A4E">
        <w:rPr>
          <w:rFonts w:hint="eastAsia"/>
        </w:rPr>
        <w:t>に寄与</w:t>
      </w:r>
      <w:r w:rsidR="00F54689">
        <w:rPr>
          <w:rFonts w:hint="eastAsia"/>
        </w:rPr>
        <w:t>し，</w:t>
      </w:r>
      <w:r w:rsidR="00F26AC7">
        <w:rPr>
          <w:rFonts w:hint="eastAsia"/>
        </w:rPr>
        <w:t>造影</w:t>
      </w:r>
      <w:r w:rsidR="003449EF">
        <w:rPr>
          <w:rFonts w:hint="eastAsia"/>
        </w:rPr>
        <w:t>MRI</w:t>
      </w:r>
      <w:r w:rsidR="003449EF">
        <w:rPr>
          <w:rFonts w:hint="eastAsia"/>
        </w:rPr>
        <w:t>としての</w:t>
      </w:r>
      <w:r w:rsidR="00F26AC7">
        <w:rPr>
          <w:rFonts w:hint="eastAsia"/>
        </w:rPr>
        <w:t>品質</w:t>
      </w:r>
      <w:r w:rsidR="003449EF">
        <w:rPr>
          <w:rFonts w:hint="eastAsia"/>
        </w:rPr>
        <w:t>向上</w:t>
      </w:r>
      <w:r w:rsidR="00433A4E">
        <w:rPr>
          <w:rFonts w:hint="eastAsia"/>
        </w:rPr>
        <w:t>につながったと考えられる</w:t>
      </w:r>
      <w:r w:rsidR="00D36DEE">
        <w:rPr>
          <w:rFonts w:hint="eastAsia"/>
        </w:rPr>
        <w:t>．</w:t>
      </w:r>
      <w:r w:rsidR="004315CE">
        <w:rPr>
          <w:rFonts w:hint="eastAsia"/>
        </w:rPr>
        <w:t>しかし</w:t>
      </w:r>
      <w:r w:rsidR="00D36DEE">
        <w:rPr>
          <w:rFonts w:hint="eastAsia"/>
        </w:rPr>
        <w:t>，</w:t>
      </w:r>
      <w:r w:rsidR="007B0F1A">
        <w:rPr>
          <w:rFonts w:hint="eastAsia"/>
        </w:rPr>
        <w:t>図</w:t>
      </w:r>
      <w:r w:rsidR="007365B3">
        <w:t>2</w:t>
      </w:r>
      <w:r w:rsidR="00CD7547">
        <w:rPr>
          <w:rFonts w:hint="eastAsia"/>
        </w:rPr>
        <w:t>は，</w:t>
      </w:r>
      <w:r w:rsidR="003449EF">
        <w:rPr>
          <w:rFonts w:hint="eastAsia"/>
        </w:rPr>
        <w:t>白と黒の</w:t>
      </w:r>
      <w:r w:rsidR="00FE253E">
        <w:rPr>
          <w:rFonts w:hint="eastAsia"/>
        </w:rPr>
        <w:t>コントラスト</w:t>
      </w:r>
      <w:r w:rsidR="003449EF">
        <w:rPr>
          <w:rFonts w:hint="eastAsia"/>
        </w:rPr>
        <w:t>が明確であるのに対し</w:t>
      </w:r>
      <w:r w:rsidR="00D36DEE">
        <w:rPr>
          <w:rFonts w:hint="eastAsia"/>
        </w:rPr>
        <w:t>，</w:t>
      </w:r>
      <w:r w:rsidR="003449EF">
        <w:rPr>
          <w:rFonts w:hint="eastAsia"/>
        </w:rPr>
        <w:t>図</w:t>
      </w:r>
      <w:r w:rsidR="003449EF">
        <w:rPr>
          <w:rFonts w:hint="eastAsia"/>
        </w:rPr>
        <w:t>4</w:t>
      </w:r>
      <w:r w:rsidR="003449EF">
        <w:rPr>
          <w:rFonts w:hint="eastAsia"/>
        </w:rPr>
        <w:t>は白と黒の</w:t>
      </w:r>
      <w:r w:rsidR="00FE253E">
        <w:rPr>
          <w:rFonts w:hint="eastAsia"/>
        </w:rPr>
        <w:t>コントラスト</w:t>
      </w:r>
      <w:r w:rsidR="003449EF">
        <w:rPr>
          <w:rFonts w:hint="eastAsia"/>
        </w:rPr>
        <w:t>が曖昧になって</w:t>
      </w:r>
      <w:r w:rsidR="00AC54B2">
        <w:rPr>
          <w:rFonts w:hint="eastAsia"/>
        </w:rPr>
        <w:t>おり，画像全体のノイズが目立っている</w:t>
      </w:r>
      <w:r w:rsidR="00D36DEE">
        <w:rPr>
          <w:rFonts w:hint="eastAsia"/>
        </w:rPr>
        <w:t>．</w:t>
      </w:r>
      <w:r w:rsidR="0069412A">
        <w:rPr>
          <w:rFonts w:hint="eastAsia"/>
        </w:rPr>
        <w:t>また，</w:t>
      </w:r>
      <w:r w:rsidR="00DB7B96">
        <w:rPr>
          <w:rFonts w:hint="eastAsia"/>
        </w:rPr>
        <w:t>左乳</w:t>
      </w:r>
      <w:r w:rsidR="00370961">
        <w:rPr>
          <w:rFonts w:hint="eastAsia"/>
        </w:rPr>
        <w:t>房の</w:t>
      </w:r>
      <w:r w:rsidR="00DB7B96">
        <w:rPr>
          <w:rFonts w:hint="eastAsia"/>
        </w:rPr>
        <w:t>癌細胞</w:t>
      </w:r>
      <w:r w:rsidR="00370961">
        <w:rPr>
          <w:rFonts w:hint="eastAsia"/>
        </w:rPr>
        <w:t>の白さが弱いことも確認できる．</w:t>
      </w:r>
      <w:r w:rsidR="00D47E05" w:rsidDel="00D47E05">
        <w:rPr>
          <w:rFonts w:hint="eastAsia"/>
        </w:rPr>
        <w:t xml:space="preserve"> </w:t>
      </w:r>
    </w:p>
    <w:p w14:paraId="748DE363" w14:textId="05243F1E" w:rsidR="002733E9" w:rsidRDefault="00F01D92" w:rsidP="00DF2A50">
      <w:pPr>
        <w:ind w:firstLineChars="100" w:firstLine="180"/>
      </w:pPr>
      <w:r>
        <w:rPr>
          <w:rFonts w:hint="eastAsia"/>
          <w:noProof/>
        </w:rPr>
        <mc:AlternateContent>
          <mc:Choice Requires="wps">
            <w:drawing>
              <wp:anchor distT="0" distB="0" distL="114300" distR="114300" simplePos="0" relativeHeight="251670528" behindDoc="0" locked="0" layoutInCell="1" allowOverlap="1" wp14:anchorId="50DC34F4" wp14:editId="5D597BC9">
                <wp:simplePos x="0" y="0"/>
                <wp:positionH relativeFrom="column">
                  <wp:posOffset>3340100</wp:posOffset>
                </wp:positionH>
                <wp:positionV relativeFrom="paragraph">
                  <wp:posOffset>1263650</wp:posOffset>
                </wp:positionV>
                <wp:extent cx="1562735" cy="233680"/>
                <wp:effectExtent l="0" t="0" r="0" b="0"/>
                <wp:wrapTopAndBottom/>
                <wp:docPr id="560117547" name="テキスト ボックス 1"/>
                <wp:cNvGraphicFramePr/>
                <a:graphic xmlns:a="http://schemas.openxmlformats.org/drawingml/2006/main">
                  <a:graphicData uri="http://schemas.microsoft.com/office/word/2010/wordprocessingShape">
                    <wps:wsp>
                      <wps:cNvSpPr txBox="1"/>
                      <wps:spPr>
                        <a:xfrm>
                          <a:off x="0" y="0"/>
                          <a:ext cx="1562735" cy="233680"/>
                        </a:xfrm>
                        <a:prstGeom prst="rect">
                          <a:avLst/>
                        </a:prstGeom>
                        <a:noFill/>
                        <a:ln w="6350">
                          <a:noFill/>
                        </a:ln>
                      </wps:spPr>
                      <wps:txbx>
                        <w:txbxContent>
                          <w:p w14:paraId="5C8C8BE6" w14:textId="101934D4" w:rsidR="004A3585" w:rsidRDefault="004A3585" w:rsidP="004A3585">
                            <w:r>
                              <w:rPr>
                                <w:rFonts w:hint="eastAsia"/>
                              </w:rPr>
                              <w:t>図</w:t>
                            </w:r>
                            <w:r w:rsidR="0090694F">
                              <w:rPr>
                                <w:rFonts w:hint="eastAsia"/>
                              </w:rPr>
                              <w:t>3</w:t>
                            </w:r>
                            <w:r>
                              <w:rPr>
                                <w:rFonts w:hint="eastAsia"/>
                              </w:rPr>
                              <w:t xml:space="preserve"> </w:t>
                            </w:r>
                            <w:r w:rsidR="0090694F">
                              <w:rPr>
                                <w:rFonts w:hint="eastAsia"/>
                              </w:rPr>
                              <w:t>設定値</w:t>
                            </w:r>
                            <w:r w:rsidR="0090694F">
                              <w:rPr>
                                <w:rFonts w:hint="eastAsia"/>
                              </w:rPr>
                              <w:t>1</w:t>
                            </w:r>
                            <w:r w:rsidR="0090694F">
                              <w:rPr>
                                <w:rFonts w:hint="eastAsia"/>
                              </w:rPr>
                              <w:t>推論結果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C34F4" id="_x0000_s1027" type="#_x0000_t202" style="position:absolute;left:0;text-align:left;margin-left:263pt;margin-top:99.5pt;width:123.05pt;height:1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" filled="f" stroked="f" strokeweight=".5pt">
                <v:textbox>
                  <w:txbxContent>
                    <w:p w14:paraId="5C8C8BE6" w14:textId="101934D4" w:rsidR="004A3585" w:rsidRDefault="004A3585" w:rsidP="004A3585">
                      <w:r>
                        <w:rPr>
                          <w:rFonts w:hint="eastAsia"/>
                        </w:rPr>
                        <w:t>図</w:t>
                      </w:r>
                      <w:r w:rsidR="0090694F">
                        <w:rPr>
                          <w:rFonts w:hint="eastAsia"/>
                        </w:rPr>
                        <w:t>3</w:t>
                      </w:r>
                      <w:r>
                        <w:rPr>
                          <w:rFonts w:hint="eastAsia"/>
                        </w:rPr>
                        <w:t xml:space="preserve"> </w:t>
                      </w:r>
                      <w:r w:rsidR="0090694F">
                        <w:rPr>
                          <w:rFonts w:hint="eastAsia"/>
                        </w:rPr>
                        <w:t>設定値</w:t>
                      </w:r>
                      <w:r w:rsidR="0090694F">
                        <w:rPr>
                          <w:rFonts w:hint="eastAsia"/>
                        </w:rPr>
                        <w:t>1</w:t>
                      </w:r>
                      <w:r w:rsidR="0090694F">
                        <w:rPr>
                          <w:rFonts w:hint="eastAsia"/>
                        </w:rPr>
                        <w:t>推論結果</w:t>
                      </w:r>
                    </w:p>
                  </w:txbxContent>
                </v:textbox>
                <w10:wrap type="topAndBottom"/>
              </v:shape>
            </w:pict>
          </mc:Fallback>
        </mc:AlternateContent>
      </w:r>
      <w:r w:rsidRPr="0041469E">
        <w:rPr>
          <w:rFonts w:cs="Times New Roman"/>
          <w:noProof/>
        </w:rPr>
        <w:drawing>
          <wp:anchor distT="0" distB="0" distL="114300" distR="114300" simplePos="0" relativeHeight="251662336" behindDoc="0" locked="0" layoutInCell="1" allowOverlap="1" wp14:anchorId="55FA6631" wp14:editId="2FB21196">
            <wp:simplePos x="0" y="0"/>
            <wp:positionH relativeFrom="column">
              <wp:posOffset>3317875</wp:posOffset>
            </wp:positionH>
            <wp:positionV relativeFrom="paragraph">
              <wp:posOffset>95250</wp:posOffset>
            </wp:positionV>
            <wp:extent cx="1622425" cy="1169035"/>
            <wp:effectExtent l="0" t="0" r="3175" b="0"/>
            <wp:wrapThrough wrapText="bothSides">
              <wp:wrapPolygon edited="0">
                <wp:start x="0" y="0"/>
                <wp:lineTo x="0" y="21354"/>
                <wp:lineTo x="21473" y="21354"/>
                <wp:lineTo x="21473" y="0"/>
                <wp:lineTo x="0" y="0"/>
              </wp:wrapPolygon>
            </wp:wrapThrough>
            <wp:docPr id="370317194" name="図 1" descr="ぼやけている猫の白黒写真&#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17194" name="図 1" descr="ぼやけている猫の白黒写真&#10;&#10;低い精度で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1622425" cy="1169035"/>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72576" behindDoc="0" locked="0" layoutInCell="1" allowOverlap="1" wp14:anchorId="0405E24D" wp14:editId="154A827E">
                <wp:simplePos x="0" y="0"/>
                <wp:positionH relativeFrom="column">
                  <wp:posOffset>4970780</wp:posOffset>
                </wp:positionH>
                <wp:positionV relativeFrom="paragraph">
                  <wp:posOffset>1256105</wp:posOffset>
                </wp:positionV>
                <wp:extent cx="1562735" cy="233680"/>
                <wp:effectExtent l="0" t="0" r="0" b="0"/>
                <wp:wrapTopAndBottom/>
                <wp:docPr id="1310221253" name="テキスト ボックス 1"/>
                <wp:cNvGraphicFramePr/>
                <a:graphic xmlns:a="http://schemas.openxmlformats.org/drawingml/2006/main">
                  <a:graphicData uri="http://schemas.microsoft.com/office/word/2010/wordprocessingShape">
                    <wps:wsp>
                      <wps:cNvSpPr txBox="1"/>
                      <wps:spPr>
                        <a:xfrm>
                          <a:off x="0" y="0"/>
                          <a:ext cx="1562735" cy="233680"/>
                        </a:xfrm>
                        <a:prstGeom prst="rect">
                          <a:avLst/>
                        </a:prstGeom>
                        <a:noFill/>
                        <a:ln w="6350">
                          <a:noFill/>
                        </a:ln>
                      </wps:spPr>
                      <wps:txbx>
                        <w:txbxContent>
                          <w:p w14:paraId="576950E2" w14:textId="52AD86A4" w:rsidR="0090694F" w:rsidRDefault="0090694F" w:rsidP="0090694F">
                            <w:r>
                              <w:rPr>
                                <w:rFonts w:hint="eastAsia"/>
                              </w:rPr>
                              <w:t>図</w:t>
                            </w:r>
                            <w:r>
                              <w:t>4</w:t>
                            </w:r>
                            <w:r>
                              <w:rPr>
                                <w:rFonts w:hint="eastAsia"/>
                              </w:rPr>
                              <w:t xml:space="preserve"> </w:t>
                            </w:r>
                            <w:r>
                              <w:rPr>
                                <w:rFonts w:hint="eastAsia"/>
                              </w:rPr>
                              <w:t>設定値</w:t>
                            </w:r>
                            <w:r>
                              <w:rPr>
                                <w:rFonts w:hint="eastAsia"/>
                              </w:rPr>
                              <w:t>2</w:t>
                            </w:r>
                            <w:r>
                              <w:rPr>
                                <w:rFonts w:hint="eastAsia"/>
                              </w:rPr>
                              <w:t>推論結果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5E24D" id="_x0000_s1028" type="#_x0000_t202" style="position:absolute;left:0;text-align:left;margin-left:391.4pt;margin-top:98.9pt;width:123.05pt;height:18.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" filled="f" stroked="f" strokeweight=".5pt">
                <v:textbox>
                  <w:txbxContent>
                    <w:p w14:paraId="576950E2" w14:textId="52AD86A4" w:rsidR="0090694F" w:rsidRDefault="0090694F" w:rsidP="0090694F">
                      <w:r>
                        <w:rPr>
                          <w:rFonts w:hint="eastAsia"/>
                        </w:rPr>
                        <w:t>図</w:t>
                      </w:r>
                      <w:r>
                        <w:t>4</w:t>
                      </w:r>
                      <w:r>
                        <w:rPr>
                          <w:rFonts w:hint="eastAsia"/>
                        </w:rPr>
                        <w:t xml:space="preserve"> </w:t>
                      </w:r>
                      <w:r>
                        <w:rPr>
                          <w:rFonts w:hint="eastAsia"/>
                        </w:rPr>
                        <w:t>設定値</w:t>
                      </w:r>
                      <w:r>
                        <w:rPr>
                          <w:rFonts w:hint="eastAsia"/>
                        </w:rPr>
                        <w:t>2</w:t>
                      </w:r>
                      <w:r>
                        <w:rPr>
                          <w:rFonts w:hint="eastAsia"/>
                        </w:rPr>
                        <w:t>推論結果</w:t>
                      </w:r>
                    </w:p>
                  </w:txbxContent>
                </v:textbox>
                <w10:wrap type="topAndBottom"/>
              </v:shape>
            </w:pict>
          </mc:Fallback>
        </mc:AlternateContent>
      </w:r>
      <w:r w:rsidR="00FE253E">
        <w:rPr>
          <w:rFonts w:hint="eastAsia"/>
        </w:rPr>
        <w:t>最後に</w:t>
      </w:r>
      <w:r w:rsidR="00D47E05">
        <w:rPr>
          <w:rFonts w:hint="eastAsia"/>
        </w:rPr>
        <w:t>，</w:t>
      </w:r>
      <w:r w:rsidR="00FE253E">
        <w:rPr>
          <w:rFonts w:hint="eastAsia"/>
        </w:rPr>
        <w:t>図</w:t>
      </w:r>
      <w:r w:rsidR="00FE253E">
        <w:rPr>
          <w:rFonts w:hint="eastAsia"/>
        </w:rPr>
        <w:t>2</w:t>
      </w:r>
      <w:r w:rsidR="00FE253E">
        <w:rPr>
          <w:rFonts w:hint="eastAsia"/>
        </w:rPr>
        <w:t>と図</w:t>
      </w:r>
      <w:r w:rsidR="00FE253E">
        <w:rPr>
          <w:rFonts w:hint="eastAsia"/>
        </w:rPr>
        <w:t>5</w:t>
      </w:r>
      <w:r w:rsidR="00FE253E">
        <w:rPr>
          <w:rFonts w:hint="eastAsia"/>
        </w:rPr>
        <w:t>を比較すると設定値変更前と後と同様</w:t>
      </w:r>
      <w:r w:rsidR="00D36DEE">
        <w:rPr>
          <w:rFonts w:hint="eastAsia"/>
        </w:rPr>
        <w:t>，</w:t>
      </w:r>
      <w:r w:rsidR="00FE253E">
        <w:rPr>
          <w:rFonts w:hint="eastAsia"/>
        </w:rPr>
        <w:t>乳房から胴体にかけての輪郭や</w:t>
      </w:r>
      <w:r w:rsidR="00D36DEE">
        <w:rPr>
          <w:rFonts w:hint="eastAsia"/>
        </w:rPr>
        <w:t>，</w:t>
      </w:r>
      <w:r w:rsidR="00FE253E">
        <w:rPr>
          <w:rFonts w:hint="eastAsia"/>
        </w:rPr>
        <w:t>癌細胞や臓器</w:t>
      </w:r>
      <w:r w:rsidR="00D36DEE">
        <w:rPr>
          <w:rFonts w:hint="eastAsia"/>
        </w:rPr>
        <w:t>，</w:t>
      </w:r>
      <w:r w:rsidR="00FE253E">
        <w:rPr>
          <w:rFonts w:hint="eastAsia"/>
        </w:rPr>
        <w:t>血管の集合の白さのおおよそは表現できている</w:t>
      </w:r>
      <w:r w:rsidR="00D36DEE">
        <w:rPr>
          <w:rFonts w:hint="eastAsia"/>
        </w:rPr>
        <w:t>．</w:t>
      </w:r>
      <w:r w:rsidR="00FE253E">
        <w:rPr>
          <w:rFonts w:hint="eastAsia"/>
        </w:rPr>
        <w:t>また</w:t>
      </w:r>
      <w:r w:rsidR="00D36DEE">
        <w:rPr>
          <w:rFonts w:hint="eastAsia"/>
        </w:rPr>
        <w:t>，</w:t>
      </w:r>
      <w:r w:rsidR="00FE253E">
        <w:rPr>
          <w:rFonts w:hint="eastAsia"/>
        </w:rPr>
        <w:t>設定値</w:t>
      </w:r>
      <w:r w:rsidR="00D47E05">
        <w:rPr>
          <w:rFonts w:hint="eastAsia"/>
        </w:rPr>
        <w:t>2</w:t>
      </w:r>
      <w:r w:rsidR="00FE253E">
        <w:rPr>
          <w:rFonts w:hint="eastAsia"/>
        </w:rPr>
        <w:t>と比べ</w:t>
      </w:r>
      <w:r w:rsidR="00DF2A50">
        <w:rPr>
          <w:rFonts w:hint="eastAsia"/>
        </w:rPr>
        <w:t>て</w:t>
      </w:r>
      <w:r w:rsidR="00D36DEE">
        <w:rPr>
          <w:rFonts w:hint="eastAsia"/>
        </w:rPr>
        <w:t>，</w:t>
      </w:r>
      <w:r w:rsidR="00DF2A50">
        <w:rPr>
          <w:rFonts w:hint="eastAsia"/>
        </w:rPr>
        <w:t>左乳房の癌細胞の輪郭が明確に表現できており，</w:t>
      </w:r>
      <w:r w:rsidR="00FE253E">
        <w:rPr>
          <w:rFonts w:hint="eastAsia"/>
        </w:rPr>
        <w:t>図</w:t>
      </w:r>
      <w:r w:rsidR="00FE253E">
        <w:rPr>
          <w:rFonts w:hint="eastAsia"/>
        </w:rPr>
        <w:t>2</w:t>
      </w:r>
      <w:r w:rsidR="00FE253E">
        <w:rPr>
          <w:rFonts w:hint="eastAsia"/>
        </w:rPr>
        <w:t>の特徴をより確保していることが読み取れる</w:t>
      </w:r>
      <w:r w:rsidR="00D36DEE">
        <w:rPr>
          <w:rFonts w:hint="eastAsia"/>
        </w:rPr>
        <w:t>．</w:t>
      </w:r>
      <w:r w:rsidR="00536DF1">
        <w:rPr>
          <w:rFonts w:hint="eastAsia"/>
        </w:rPr>
        <w:t>また，</w:t>
      </w:r>
      <w:r w:rsidR="002F0259">
        <w:rPr>
          <w:rFonts w:hint="eastAsia"/>
        </w:rPr>
        <w:t>図</w:t>
      </w:r>
      <w:r w:rsidR="002F0259">
        <w:rPr>
          <w:rFonts w:hint="eastAsia"/>
        </w:rPr>
        <w:t>4</w:t>
      </w:r>
      <w:r w:rsidR="002F0259">
        <w:rPr>
          <w:rFonts w:hint="eastAsia"/>
        </w:rPr>
        <w:t>と比べてノイズが低減しており，</w:t>
      </w:r>
      <w:r w:rsidR="00D90D4B">
        <w:rPr>
          <w:rFonts w:hint="eastAsia"/>
        </w:rPr>
        <w:t>エポック数の増加に効果があったと考えられる．</w:t>
      </w:r>
      <w:r w:rsidR="00FD00A1">
        <w:rPr>
          <w:rFonts w:hint="eastAsia"/>
        </w:rPr>
        <w:t>しかし</w:t>
      </w:r>
      <w:r w:rsidR="00D36DEE">
        <w:rPr>
          <w:rFonts w:hint="eastAsia"/>
        </w:rPr>
        <w:t>，</w:t>
      </w:r>
      <w:r w:rsidR="00116186">
        <w:rPr>
          <w:rFonts w:hint="eastAsia"/>
        </w:rPr>
        <w:t>左乳房の</w:t>
      </w:r>
      <w:r w:rsidR="002F47DD">
        <w:rPr>
          <w:rFonts w:hint="eastAsia"/>
        </w:rPr>
        <w:t>癌細胞</w:t>
      </w:r>
      <w:r w:rsidR="00FC075E">
        <w:rPr>
          <w:rFonts w:hint="eastAsia"/>
        </w:rPr>
        <w:t>の</w:t>
      </w:r>
      <w:r w:rsidR="001C10A2">
        <w:rPr>
          <w:rFonts w:hint="eastAsia"/>
        </w:rPr>
        <w:t>白</w:t>
      </w:r>
      <w:r w:rsidR="00FC075E">
        <w:rPr>
          <w:rFonts w:hint="eastAsia"/>
        </w:rPr>
        <w:t>さが</w:t>
      </w:r>
      <w:r w:rsidR="00B805E6">
        <w:rPr>
          <w:rFonts w:hint="eastAsia"/>
        </w:rPr>
        <w:t>図</w:t>
      </w:r>
      <w:r w:rsidR="00B805E6">
        <w:rPr>
          <w:rFonts w:hint="eastAsia"/>
        </w:rPr>
        <w:t>2</w:t>
      </w:r>
      <w:r w:rsidR="00B805E6">
        <w:rPr>
          <w:rFonts w:hint="eastAsia"/>
        </w:rPr>
        <w:t>ほど強く</w:t>
      </w:r>
      <w:r w:rsidR="006F4539">
        <w:rPr>
          <w:rFonts w:hint="eastAsia"/>
        </w:rPr>
        <w:t>表現できて</w:t>
      </w:r>
      <w:r w:rsidR="001C10A2">
        <w:rPr>
          <w:rFonts w:hint="eastAsia"/>
        </w:rPr>
        <w:t>はいない</w:t>
      </w:r>
      <w:r w:rsidR="00FE253E">
        <w:rPr>
          <w:rFonts w:hint="eastAsia"/>
        </w:rPr>
        <w:t>ため</w:t>
      </w:r>
      <w:r w:rsidR="00D36DEE">
        <w:rPr>
          <w:rFonts w:hint="eastAsia"/>
        </w:rPr>
        <w:t>，</w:t>
      </w:r>
      <w:r w:rsidR="00FE253E">
        <w:rPr>
          <w:rFonts w:hint="eastAsia"/>
        </w:rPr>
        <w:t>改善が必要である</w:t>
      </w:r>
      <w:r w:rsidR="002733E9">
        <w:rPr>
          <w:rFonts w:hint="eastAsia"/>
        </w:rPr>
        <w:t>．</w:t>
      </w:r>
    </w:p>
    <w:p w14:paraId="31293F70" w14:textId="4A7DC513" w:rsidR="008E6A2A" w:rsidDel="00F01D92" w:rsidRDefault="00F01D92" w:rsidP="00DB1387">
      <w:pPr>
        <w:rPr>
          <w:del w:id="109" w:author="セキヒロト" w:date="2025-01-29T22:40:00Z" w16du:dateUtc="2025-01-29T13:40:00Z"/>
        </w:rPr>
      </w:pPr>
      <w:r w:rsidRPr="0041469E">
        <w:rPr>
          <w:noProof/>
          <w:sz w:val="21"/>
        </w:rPr>
        <w:drawing>
          <wp:anchor distT="0" distB="0" distL="114300" distR="114300" simplePos="0" relativeHeight="251665408" behindDoc="0" locked="0" layoutInCell="1" allowOverlap="1" wp14:anchorId="414F9E67" wp14:editId="201BF3F0">
            <wp:simplePos x="0" y="0"/>
            <wp:positionH relativeFrom="column">
              <wp:posOffset>4144645</wp:posOffset>
            </wp:positionH>
            <wp:positionV relativeFrom="paragraph">
              <wp:posOffset>314400</wp:posOffset>
            </wp:positionV>
            <wp:extent cx="1626870" cy="1169035"/>
            <wp:effectExtent l="0" t="0" r="0" b="0"/>
            <wp:wrapTopAndBottom/>
            <wp:docPr id="2112729914" name="図 1" descr="写真, 座る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08591" name="図 1" descr="写真, 座る が含まれている画像&#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1626870" cy="1169035"/>
                    </a:xfrm>
                    <a:prstGeom prst="rect">
                      <a:avLst/>
                    </a:prstGeom>
                  </pic:spPr>
                </pic:pic>
              </a:graphicData>
            </a:graphic>
            <wp14:sizeRelH relativeFrom="page">
              <wp14:pctWidth>0</wp14:pctWidth>
            </wp14:sizeRelH>
            <wp14:sizeRelV relativeFrom="page">
              <wp14:pctHeight>0</wp14:pctHeight>
            </wp14:sizeRelV>
          </wp:anchor>
        </w:drawing>
      </w:r>
      <w:r w:rsidR="002733E9">
        <w:rPr>
          <w:rFonts w:hint="eastAsia"/>
        </w:rPr>
        <w:t xml:space="preserve">　</w:t>
      </w:r>
      <w:r w:rsidR="00C94AD6">
        <w:rPr>
          <w:rFonts w:hint="eastAsia"/>
        </w:rPr>
        <w:t>図</w:t>
      </w:r>
      <w:r w:rsidR="00C94AD6">
        <w:rPr>
          <w:rFonts w:hint="eastAsia"/>
        </w:rPr>
        <w:t>2</w:t>
      </w:r>
      <w:r w:rsidR="00C94AD6">
        <w:rPr>
          <w:rFonts w:hint="eastAsia"/>
        </w:rPr>
        <w:t>と比較した際の，</w:t>
      </w:r>
      <w:r w:rsidR="00806C31">
        <w:rPr>
          <w:rFonts w:hint="eastAsia"/>
        </w:rPr>
        <w:t>図</w:t>
      </w:r>
      <w:r w:rsidR="00806C31">
        <w:rPr>
          <w:rFonts w:hint="eastAsia"/>
        </w:rPr>
        <w:t>3</w:t>
      </w:r>
      <w:r w:rsidR="00806C31">
        <w:rPr>
          <w:rFonts w:hint="eastAsia"/>
        </w:rPr>
        <w:t>，</w:t>
      </w:r>
      <w:r w:rsidR="00806C31">
        <w:rPr>
          <w:rFonts w:hint="eastAsia"/>
        </w:rPr>
        <w:t>4</w:t>
      </w:r>
      <w:r w:rsidR="00806C31">
        <w:rPr>
          <w:rFonts w:hint="eastAsia"/>
        </w:rPr>
        <w:t>，</w:t>
      </w:r>
      <w:r w:rsidR="00806C31">
        <w:rPr>
          <w:rFonts w:hint="eastAsia"/>
        </w:rPr>
        <w:t>5</w:t>
      </w:r>
      <w:r w:rsidR="00C94AD6">
        <w:rPr>
          <w:rFonts w:hint="eastAsia"/>
        </w:rPr>
        <w:t>の画質の粗さ</w:t>
      </w:r>
      <w:r w:rsidR="006F1128">
        <w:rPr>
          <w:rFonts w:hint="eastAsia"/>
        </w:rPr>
        <w:t>の原因として，</w:t>
      </w:r>
      <w:r w:rsidR="00A57EDB" w:rsidRPr="00A57EDB">
        <w:rPr>
          <w:rFonts w:hint="eastAsia"/>
        </w:rPr>
        <w:t>ハイパーパラメータの調整が不足している</w:t>
      </w:r>
      <w:r w:rsidR="00A57EDB">
        <w:rPr>
          <w:rFonts w:hint="eastAsia"/>
        </w:rPr>
        <w:t>ことが考えられる．</w:t>
      </w:r>
      <w:del w:id="110" w:author="セキヒロト" w:date="2025-01-29T22:40:00Z" w16du:dateUtc="2025-01-29T13:40:00Z">
        <w:r w:rsidR="00071894" w:rsidDel="00F01D92">
          <w:rPr>
            <w:rFonts w:hint="eastAsia"/>
          </w:rPr>
          <w:delText xml:space="preserve">　　　　　　　</w:delText>
        </w:r>
      </w:del>
    </w:p>
    <w:p w14:paraId="06A09406" w14:textId="46526096" w:rsidR="00DB1387" w:rsidRDefault="00071894" w:rsidP="00DB1387">
      <w:del w:id="111" w:author="セキヒロト" w:date="2025-01-29T22:40:00Z" w16du:dateUtc="2025-01-29T13:40:00Z">
        <w:r w:rsidDel="00F01D92">
          <w:rPr>
            <w:rFonts w:hint="eastAsia"/>
          </w:rPr>
          <w:delText xml:space="preserve">　　　　　　　　　　　　　　　　</w:delText>
        </w:r>
      </w:del>
      <w:r>
        <w:rPr>
          <w:rFonts w:hint="eastAsia"/>
        </w:rPr>
        <w:t xml:space="preserve">　</w:t>
      </w:r>
      <w:del w:id="112" w:author="セキヒロト" w:date="2025-01-29T22:40:00Z" w16du:dateUtc="2025-01-29T13:40:00Z">
        <w:r w:rsidDel="00F01D92">
          <w:rPr>
            <w:rFonts w:hint="eastAsia"/>
          </w:rPr>
          <w:delText xml:space="preserve">　　　　　　　　　　　　　　　　　　　　　　　　　　　　　　　　　　　　　　　　　　　　　　　　　　　　　　　　</w:delText>
        </w:r>
      </w:del>
      <w:r>
        <w:rPr>
          <w:rFonts w:hint="eastAsia"/>
        </w:rPr>
        <w:t xml:space="preserve">　　　</w:t>
      </w:r>
      <w:del w:id="113" w:author="セキヒロト" w:date="2025-01-29T22:40:00Z" w16du:dateUtc="2025-01-29T13:40:00Z">
        <w:r w:rsidDel="00F01D92">
          <w:rPr>
            <w:rFonts w:hint="eastAsia"/>
          </w:rPr>
          <w:delText xml:space="preserve">　　　　　　　　　　　　　　　　　　　　　</w:delText>
        </w:r>
      </w:del>
      <w:r>
        <w:rPr>
          <w:rFonts w:hint="eastAsia"/>
        </w:rPr>
        <w:t xml:space="preserve">　　　　　　　　　　　　　　　　　　　　　　　　　　　　　　　　　　　　　　　　　　　　　　　　　　　　　　　　　　　　　　　　　　　　　　　　　　　　　　　　　　　　　　　　　　　　　　　　　　　　　　　　　　　　　　　　　　　　　　　　　　　　　　　　　　　　　　　　　　　　　　　　　　　　　　　　　　　　　　　　　　　　　　　　　　　　　　　　　　　　　　　　　　　　　　　　　　　　　　　　　　　　　　　　　　　　　　　　　　　　　　　　　　　　　　　　　　　　　　　　　　　　　　　　　　　　　　　　　　　　　　　　　　　　　　　　　　　　　　　　　　　　　　　　　　　　　　　　　　　　　　　　　　　　　　　　　　　　　　　　　　　　　　　　　　　　　　　　　　　　　　　　　　　　　　　　　　　　　　　　　　　　　　　　　　　　　　　　　　　　　　　　　　　　　　　　　</w:t>
      </w:r>
      <w:r w:rsidR="00EE7410">
        <w:rPr>
          <w:rFonts w:hint="eastAsia"/>
        </w:rPr>
        <w:t xml:space="preserve">　　　　　　　　　　　　　　　　　　　　　　　　　　　　　　　　　</w:t>
      </w:r>
      <w:r w:rsidR="00EE7410">
        <w:rPr>
          <w:rFonts w:hint="eastAsia"/>
        </w:rPr>
        <w:t xml:space="preserve">        </w:t>
      </w:r>
      <w:r w:rsidR="00EE7410">
        <w:rPr>
          <w:rFonts w:hint="eastAsia"/>
        </w:rPr>
        <w:t xml:space="preserve">　　　　　　　　　　　　　　　　　　　　　　　　　　　　　　　　　</w:t>
      </w:r>
      <w:r w:rsidR="00EE7410">
        <w:rPr>
          <w:rFonts w:hint="eastAsia"/>
        </w:rPr>
        <w:t xml:space="preserve">   </w:t>
      </w:r>
    </w:p>
    <w:p w14:paraId="20C30C1A" w14:textId="4270CEC6" w:rsidR="00DB1387" w:rsidRDefault="00DB1387" w:rsidP="00603F64">
      <w:pPr>
        <w:pStyle w:val="a"/>
      </w:pPr>
      <w:r>
        <w:rPr>
          <w:rFonts w:hint="eastAsia"/>
        </w:rPr>
        <w:t>むすび</w:t>
      </w:r>
    </w:p>
    <w:p w14:paraId="51667855" w14:textId="55FE3B59" w:rsidR="00ED167E" w:rsidRDefault="00F01D92" w:rsidP="00ED167E">
      <w:r>
        <w:rPr>
          <w:rFonts w:hint="eastAsia"/>
          <w:noProof/>
          <w:sz w:val="21"/>
        </w:rPr>
        <mc:AlternateContent>
          <mc:Choice Requires="wps">
            <w:drawing>
              <wp:anchor distT="0" distB="0" distL="114300" distR="114300" simplePos="0" relativeHeight="251674624" behindDoc="0" locked="0" layoutInCell="1" allowOverlap="1" wp14:anchorId="5F6E2CFA" wp14:editId="5E5416CB">
                <wp:simplePos x="0" y="0"/>
                <wp:positionH relativeFrom="column">
                  <wp:posOffset>4174490</wp:posOffset>
                </wp:positionH>
                <wp:positionV relativeFrom="paragraph">
                  <wp:posOffset>784300</wp:posOffset>
                </wp:positionV>
                <wp:extent cx="1562735" cy="233680"/>
                <wp:effectExtent l="0" t="0" r="0" b="0"/>
                <wp:wrapTopAndBottom/>
                <wp:docPr id="925319032" name="テキスト ボックス 1"/>
                <wp:cNvGraphicFramePr/>
                <a:graphic xmlns:a="http://schemas.openxmlformats.org/drawingml/2006/main">
                  <a:graphicData uri="http://schemas.microsoft.com/office/word/2010/wordprocessingShape">
                    <wps:wsp>
                      <wps:cNvSpPr txBox="1"/>
                      <wps:spPr>
                        <a:xfrm>
                          <a:off x="0" y="0"/>
                          <a:ext cx="1562735" cy="233680"/>
                        </a:xfrm>
                        <a:prstGeom prst="rect">
                          <a:avLst/>
                        </a:prstGeom>
                        <a:noFill/>
                        <a:ln w="6350">
                          <a:noFill/>
                        </a:ln>
                      </wps:spPr>
                      <wps:txbx>
                        <w:txbxContent>
                          <w:p w14:paraId="15A9FBCD" w14:textId="2C0C08DE" w:rsidR="0090694F" w:rsidRDefault="0090694F" w:rsidP="0090694F">
                            <w:r>
                              <w:rPr>
                                <w:rFonts w:hint="eastAsia"/>
                              </w:rPr>
                              <w:t>図</w:t>
                            </w:r>
                            <w:r>
                              <w:rPr>
                                <w:rFonts w:hint="eastAsia"/>
                              </w:rPr>
                              <w:t xml:space="preserve">5 </w:t>
                            </w:r>
                            <w:r>
                              <w:rPr>
                                <w:rFonts w:hint="eastAsia"/>
                              </w:rPr>
                              <w:t>設定値</w:t>
                            </w:r>
                            <w:r>
                              <w:t>3</w:t>
                            </w:r>
                            <w:r>
                              <w:rPr>
                                <w:rFonts w:hint="eastAsia"/>
                              </w:rPr>
                              <w:t>推論結果</w:t>
                            </w:r>
                          </w:p>
                          <w:p w14:paraId="4E4F71F3" w14:textId="77777777" w:rsidR="0090694F" w:rsidRDefault="0090694F" w:rsidP="009069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E2CFA" id="_x0000_s1029" type="#_x0000_t202" style="position:absolute;left:0;text-align:left;margin-left:328.7pt;margin-top:61.75pt;width:123.05pt;height:1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" filled="f" stroked="f" strokeweight=".5pt">
                <v:textbox>
                  <w:txbxContent>
                    <w:p w14:paraId="15A9FBCD" w14:textId="2C0C08DE" w:rsidR="0090694F" w:rsidRDefault="0090694F" w:rsidP="0090694F">
                      <w:r>
                        <w:rPr>
                          <w:rFonts w:hint="eastAsia"/>
                        </w:rPr>
                        <w:t>図</w:t>
                      </w:r>
                      <w:r>
                        <w:rPr>
                          <w:rFonts w:hint="eastAsia"/>
                        </w:rPr>
                        <w:t xml:space="preserve">5 </w:t>
                      </w:r>
                      <w:r>
                        <w:rPr>
                          <w:rFonts w:hint="eastAsia"/>
                        </w:rPr>
                        <w:t>設定値</w:t>
                      </w:r>
                      <w:r>
                        <w:t>3</w:t>
                      </w:r>
                      <w:r>
                        <w:rPr>
                          <w:rFonts w:hint="eastAsia"/>
                        </w:rPr>
                        <w:t>推論結果</w:t>
                      </w:r>
                    </w:p>
                    <w:p w14:paraId="4E4F71F3" w14:textId="77777777" w:rsidR="0090694F" w:rsidRDefault="0090694F" w:rsidP="0090694F"/>
                  </w:txbxContent>
                </v:textbox>
                <w10:wrap type="topAndBottom"/>
              </v:shape>
            </w:pict>
          </mc:Fallback>
        </mc:AlternateContent>
      </w:r>
      <w:r w:rsidR="00DB1387">
        <w:rPr>
          <w:rFonts w:hint="eastAsia"/>
        </w:rPr>
        <w:t xml:space="preserve">　本</w:t>
      </w:r>
      <w:r w:rsidR="005E189E">
        <w:rPr>
          <w:rFonts w:hint="eastAsia"/>
        </w:rPr>
        <w:t>研究</w:t>
      </w:r>
      <w:r w:rsidR="00DB1387">
        <w:rPr>
          <w:rFonts w:hint="eastAsia"/>
        </w:rPr>
        <w:t>では</w:t>
      </w:r>
      <w:r w:rsidR="00D36DEE">
        <w:rPr>
          <w:rFonts w:hint="eastAsia"/>
        </w:rPr>
        <w:t>，</w:t>
      </w:r>
      <w:r w:rsidR="00606E5C">
        <w:rPr>
          <w:rFonts w:hint="eastAsia"/>
        </w:rPr>
        <w:t>腹臥位非造影</w:t>
      </w:r>
      <w:r w:rsidR="00606E5C">
        <w:rPr>
          <w:rFonts w:hint="eastAsia"/>
        </w:rPr>
        <w:t>MRI</w:t>
      </w:r>
      <w:r w:rsidR="00606E5C">
        <w:rPr>
          <w:rFonts w:hint="eastAsia"/>
        </w:rPr>
        <w:t>から腹臥位造影</w:t>
      </w:r>
      <w:r w:rsidR="00606E5C">
        <w:rPr>
          <w:rFonts w:hint="eastAsia"/>
        </w:rPr>
        <w:t>MRI</w:t>
      </w:r>
      <w:r w:rsidR="006F1D30">
        <w:rPr>
          <w:rFonts w:hint="eastAsia"/>
        </w:rPr>
        <w:t>に</w:t>
      </w:r>
      <w:r w:rsidR="00606E5C">
        <w:rPr>
          <w:rFonts w:hint="eastAsia"/>
        </w:rPr>
        <w:t>変換</w:t>
      </w:r>
      <w:r w:rsidR="00941948">
        <w:rPr>
          <w:rFonts w:hint="eastAsia"/>
        </w:rPr>
        <w:t>する</w:t>
      </w:r>
      <w:r w:rsidR="005D6E10">
        <w:rPr>
          <w:rFonts w:hint="eastAsia"/>
        </w:rPr>
        <w:t>モデルの</w:t>
      </w:r>
      <w:r w:rsidR="00DB026D">
        <w:rPr>
          <w:rFonts w:hint="eastAsia"/>
        </w:rPr>
        <w:t>画質向上を</w:t>
      </w:r>
      <w:r w:rsidR="00606E5C">
        <w:rPr>
          <w:rFonts w:hint="eastAsia"/>
        </w:rPr>
        <w:t>目的として，</w:t>
      </w:r>
      <w:r w:rsidR="00C56141">
        <w:rPr>
          <w:rFonts w:hint="eastAsia"/>
        </w:rPr>
        <w:t>条件として腹臥位非造影</w:t>
      </w:r>
      <w:r w:rsidR="00C56141">
        <w:rPr>
          <w:rFonts w:hint="eastAsia"/>
        </w:rPr>
        <w:t>MRI</w:t>
      </w:r>
      <w:r w:rsidR="00C56141">
        <w:rPr>
          <w:rFonts w:hint="eastAsia"/>
        </w:rPr>
        <w:t>を与えた</w:t>
      </w:r>
      <w:r w:rsidR="007C191C">
        <w:rPr>
          <w:rFonts w:hint="eastAsia"/>
        </w:rPr>
        <w:t>Conditional Diffusion Models</w:t>
      </w:r>
      <w:r w:rsidR="00D2452C">
        <w:rPr>
          <w:rFonts w:hint="eastAsia"/>
        </w:rPr>
        <w:t>による</w:t>
      </w:r>
      <w:r w:rsidR="00FC27A5">
        <w:rPr>
          <w:rFonts w:hint="eastAsia"/>
        </w:rPr>
        <w:t>腹臥位造影</w:t>
      </w:r>
      <w:r w:rsidR="00FC27A5">
        <w:rPr>
          <w:rFonts w:hint="eastAsia"/>
        </w:rPr>
        <w:t>MRI</w:t>
      </w:r>
      <w:r w:rsidR="00FC27A5">
        <w:rPr>
          <w:rFonts w:hint="eastAsia"/>
        </w:rPr>
        <w:t>の生成を行</w:t>
      </w:r>
      <w:r w:rsidR="00C56141">
        <w:rPr>
          <w:rFonts w:hint="eastAsia"/>
        </w:rPr>
        <w:t>った．</w:t>
      </w:r>
      <w:r w:rsidR="00A70DC4">
        <w:t>Med-DDPM</w:t>
      </w:r>
      <w:r w:rsidR="00A70DC4">
        <w:rPr>
          <w:rFonts w:hint="eastAsia"/>
        </w:rPr>
        <w:t>を応用したモデルを構築し</w:t>
      </w:r>
      <w:r w:rsidR="00B1396A">
        <w:rPr>
          <w:rFonts w:hint="eastAsia"/>
        </w:rPr>
        <w:t>，</w:t>
      </w:r>
      <w:r w:rsidR="00635118">
        <w:rPr>
          <w:rFonts w:hint="eastAsia"/>
        </w:rPr>
        <w:t>バッチサイズ，エポック数，学習率，</w:t>
      </w:r>
      <w:r w:rsidR="00403E4D">
        <w:rPr>
          <w:rFonts w:hint="eastAsia"/>
        </w:rPr>
        <w:t>損失関数の変更を行</w:t>
      </w:r>
      <w:r w:rsidR="00A70DC4">
        <w:rPr>
          <w:rFonts w:hint="eastAsia"/>
        </w:rPr>
        <w:t>うことでノイズ低減と品質向上を図</w:t>
      </w:r>
      <w:r w:rsidR="00403E4D">
        <w:rPr>
          <w:rFonts w:hint="eastAsia"/>
        </w:rPr>
        <w:t>った．</w:t>
      </w:r>
      <w:r w:rsidR="00DB1387">
        <w:rPr>
          <w:rFonts w:hint="eastAsia"/>
        </w:rPr>
        <w:t>結果として</w:t>
      </w:r>
      <w:r w:rsidR="00D36DEE">
        <w:rPr>
          <w:rFonts w:hint="eastAsia"/>
        </w:rPr>
        <w:t>，</w:t>
      </w:r>
      <w:r w:rsidR="00ED167E">
        <w:rPr>
          <w:rFonts w:hint="eastAsia"/>
        </w:rPr>
        <w:t>損失関数</w:t>
      </w:r>
      <w:r w:rsidR="00A70DC4">
        <w:rPr>
          <w:rFonts w:hint="eastAsia"/>
        </w:rPr>
        <w:t>を</w:t>
      </w:r>
      <w:r w:rsidR="00A70DC4">
        <w:t>L1</w:t>
      </w:r>
      <w:r w:rsidR="00A70DC4">
        <w:rPr>
          <w:rFonts w:hint="eastAsia"/>
        </w:rPr>
        <w:t>から</w:t>
      </w:r>
      <w:r w:rsidR="00A70DC4">
        <w:t>Log-</w:t>
      </w:r>
      <w:proofErr w:type="spellStart"/>
      <w:r w:rsidR="00A70DC4">
        <w:t>Cosh</w:t>
      </w:r>
      <w:proofErr w:type="spellEnd"/>
      <w:r w:rsidR="00A70DC4">
        <w:rPr>
          <w:rFonts w:hint="eastAsia"/>
        </w:rPr>
        <w:t>に</w:t>
      </w:r>
      <w:r w:rsidR="00ED167E">
        <w:rPr>
          <w:rFonts w:hint="eastAsia"/>
        </w:rPr>
        <w:t>変更</w:t>
      </w:r>
      <w:r w:rsidR="00A70DC4">
        <w:rPr>
          <w:rFonts w:hint="eastAsia"/>
        </w:rPr>
        <w:t>する</w:t>
      </w:r>
      <w:r w:rsidR="00ED167E">
        <w:rPr>
          <w:rFonts w:hint="eastAsia"/>
        </w:rPr>
        <w:t>ことで</w:t>
      </w:r>
      <w:r w:rsidR="00D36DEE">
        <w:rPr>
          <w:rFonts w:hint="eastAsia"/>
        </w:rPr>
        <w:t>，</w:t>
      </w:r>
      <w:r w:rsidR="00ED167E">
        <w:rPr>
          <w:rFonts w:hint="eastAsia"/>
        </w:rPr>
        <w:t>造影後の</w:t>
      </w:r>
      <w:r w:rsidR="0035532B">
        <w:rPr>
          <w:rFonts w:hint="eastAsia"/>
        </w:rPr>
        <w:t>テストデータ</w:t>
      </w:r>
      <w:r w:rsidR="0035685D">
        <w:rPr>
          <w:rFonts w:hint="eastAsia"/>
        </w:rPr>
        <w:t>の</w:t>
      </w:r>
      <w:r w:rsidR="00ED167E">
        <w:rPr>
          <w:rFonts w:hint="eastAsia"/>
        </w:rPr>
        <w:t>特徴をより確保した画像の生成が可能となった</w:t>
      </w:r>
      <w:r w:rsidR="00D36DEE">
        <w:rPr>
          <w:rFonts w:hint="eastAsia"/>
        </w:rPr>
        <w:t>．</w:t>
      </w:r>
      <w:r w:rsidR="00ED167E">
        <w:rPr>
          <w:rFonts w:hint="eastAsia"/>
        </w:rPr>
        <w:t>さらにエポック数を増加することで</w:t>
      </w:r>
      <w:r w:rsidR="00D36DEE">
        <w:rPr>
          <w:rFonts w:hint="eastAsia"/>
        </w:rPr>
        <w:t>，</w:t>
      </w:r>
      <w:r w:rsidR="00004616">
        <w:rPr>
          <w:rFonts w:hint="eastAsia"/>
        </w:rPr>
        <w:t>癌細胞の</w:t>
      </w:r>
      <w:r w:rsidR="001B33D7">
        <w:rPr>
          <w:rFonts w:hint="eastAsia"/>
        </w:rPr>
        <w:t>輪郭の再現性が向上し，</w:t>
      </w:r>
      <w:r w:rsidR="00A84617">
        <w:rPr>
          <w:rFonts w:hint="eastAsia"/>
        </w:rPr>
        <w:t>結果として</w:t>
      </w:r>
      <w:r w:rsidR="00ED167E">
        <w:rPr>
          <w:rFonts w:hint="eastAsia"/>
        </w:rPr>
        <w:t>画質向上</w:t>
      </w:r>
      <w:r w:rsidR="00A84617">
        <w:rPr>
          <w:rFonts w:hint="eastAsia"/>
        </w:rPr>
        <w:t>に寄与す</w:t>
      </w:r>
      <w:r w:rsidR="00ED167E">
        <w:rPr>
          <w:rFonts w:hint="eastAsia"/>
        </w:rPr>
        <w:t>ることができた</w:t>
      </w:r>
      <w:r w:rsidR="00D36DEE">
        <w:rPr>
          <w:rFonts w:hint="eastAsia"/>
        </w:rPr>
        <w:t>．</w:t>
      </w:r>
      <w:r w:rsidR="00A70DC4">
        <w:rPr>
          <w:rFonts w:hint="eastAsia"/>
        </w:rPr>
        <w:t>しか</w:t>
      </w:r>
      <w:r w:rsidR="00ED167E">
        <w:rPr>
          <w:rFonts w:hint="eastAsia"/>
        </w:rPr>
        <w:t>し</w:t>
      </w:r>
      <w:r w:rsidR="00D36DEE">
        <w:rPr>
          <w:rFonts w:hint="eastAsia"/>
        </w:rPr>
        <w:t>，</w:t>
      </w:r>
      <w:r w:rsidR="00A70DC4">
        <w:rPr>
          <w:rFonts w:hint="eastAsia"/>
        </w:rPr>
        <w:t>実際の</w:t>
      </w:r>
      <w:r w:rsidR="000651C5">
        <w:rPr>
          <w:rFonts w:hint="eastAsia"/>
        </w:rPr>
        <w:t>腹臥位造影</w:t>
      </w:r>
      <w:r w:rsidR="000651C5">
        <w:rPr>
          <w:rFonts w:hint="eastAsia"/>
        </w:rPr>
        <w:t>MRI</w:t>
      </w:r>
      <w:r w:rsidR="000651C5">
        <w:rPr>
          <w:rFonts w:hint="eastAsia"/>
        </w:rPr>
        <w:t>と比べると</w:t>
      </w:r>
      <w:r w:rsidR="006B3745">
        <w:rPr>
          <w:rFonts w:hint="eastAsia"/>
        </w:rPr>
        <w:t>，生成</w:t>
      </w:r>
      <w:r w:rsidR="00A70DC4">
        <w:rPr>
          <w:rFonts w:hint="eastAsia"/>
        </w:rPr>
        <w:t>した</w:t>
      </w:r>
      <w:r w:rsidR="006B3745">
        <w:rPr>
          <w:rFonts w:hint="eastAsia"/>
        </w:rPr>
        <w:t>腹臥位造影</w:t>
      </w:r>
      <w:r w:rsidR="006B3745">
        <w:rPr>
          <w:rFonts w:hint="eastAsia"/>
        </w:rPr>
        <w:t>MRI</w:t>
      </w:r>
      <w:r w:rsidR="006B3745">
        <w:rPr>
          <w:rFonts w:hint="eastAsia"/>
        </w:rPr>
        <w:t>は乳癌細胞の白さ</w:t>
      </w:r>
      <w:r w:rsidR="00625CDF">
        <w:rPr>
          <w:rFonts w:hint="eastAsia"/>
        </w:rPr>
        <w:t>が弱いため</w:t>
      </w:r>
      <w:r w:rsidR="009D4FD2">
        <w:rPr>
          <w:rFonts w:hint="eastAsia"/>
        </w:rPr>
        <w:t>，</w:t>
      </w:r>
      <w:r w:rsidR="00ED167E">
        <w:rPr>
          <w:rFonts w:hint="eastAsia"/>
        </w:rPr>
        <w:t>改善が必要である</w:t>
      </w:r>
      <w:r w:rsidR="00D36DEE">
        <w:rPr>
          <w:rFonts w:hint="eastAsia"/>
        </w:rPr>
        <w:t>．</w:t>
      </w:r>
    </w:p>
    <w:p w14:paraId="17C03DBD" w14:textId="7B994F77" w:rsidR="008E6A2A" w:rsidRDefault="00ED167E" w:rsidP="00DB1387">
      <w:pPr>
        <w:rPr>
          <w:ins w:id="114" w:author="セキヒロト" w:date="2025-01-29T22:40:00Z" w16du:dateUtc="2025-01-29T13:40:00Z"/>
        </w:rPr>
      </w:pPr>
      <w:r>
        <w:rPr>
          <w:rFonts w:hint="eastAsia"/>
        </w:rPr>
        <w:t xml:space="preserve">　</w:t>
      </w:r>
      <w:r w:rsidR="00A424AF">
        <w:rPr>
          <w:rFonts w:hint="eastAsia"/>
        </w:rPr>
        <w:t>本研究では，</w:t>
      </w:r>
      <w:r w:rsidR="003230C1">
        <w:rPr>
          <w:rFonts w:hint="eastAsia"/>
        </w:rPr>
        <w:t>ハイパーパラメータを試験的に設定した</w:t>
      </w:r>
      <w:r w:rsidR="00C92596">
        <w:rPr>
          <w:rFonts w:hint="eastAsia"/>
        </w:rPr>
        <w:t>ため，</w:t>
      </w:r>
      <w:commentRangeStart w:id="115"/>
      <w:r>
        <w:rPr>
          <w:rFonts w:hint="eastAsia"/>
        </w:rPr>
        <w:t>今後は</w:t>
      </w:r>
      <w:r w:rsidR="00D36DEE">
        <w:rPr>
          <w:rFonts w:hint="eastAsia"/>
        </w:rPr>
        <w:t>，</w:t>
      </w:r>
      <w:r w:rsidR="00905A04">
        <w:rPr>
          <w:rFonts w:hint="eastAsia"/>
        </w:rPr>
        <w:t>適切なハイパーパラメータの調整</w:t>
      </w:r>
      <w:r w:rsidR="00B606BB">
        <w:rPr>
          <w:rFonts w:hint="eastAsia"/>
        </w:rPr>
        <w:t>や，</w:t>
      </w:r>
      <w:r w:rsidR="003017DE">
        <w:rPr>
          <w:rFonts w:hint="eastAsia"/>
        </w:rPr>
        <w:t>条件として与えるデータの追加</w:t>
      </w:r>
      <w:r w:rsidR="00905A04">
        <w:rPr>
          <w:rFonts w:hint="eastAsia"/>
        </w:rPr>
        <w:t>を</w:t>
      </w:r>
      <w:r>
        <w:rPr>
          <w:rFonts w:hint="eastAsia"/>
        </w:rPr>
        <w:t>検討することで</w:t>
      </w:r>
      <w:r w:rsidR="00D36DEE">
        <w:rPr>
          <w:rFonts w:hint="eastAsia"/>
        </w:rPr>
        <w:t>，</w:t>
      </w:r>
      <w:r>
        <w:rPr>
          <w:rFonts w:hint="eastAsia"/>
        </w:rPr>
        <w:t>Med-DDPM</w:t>
      </w:r>
      <w:r w:rsidR="00A243CD">
        <w:rPr>
          <w:rFonts w:hint="eastAsia"/>
        </w:rPr>
        <w:t>による生成画像の画質</w:t>
      </w:r>
      <w:r>
        <w:rPr>
          <w:rFonts w:hint="eastAsia"/>
        </w:rPr>
        <w:t>向上を目指す</w:t>
      </w:r>
      <w:commentRangeEnd w:id="115"/>
      <w:r w:rsidR="00A70DC4">
        <w:rPr>
          <w:rStyle w:val="ac"/>
        </w:rPr>
        <w:commentReference w:id="115"/>
      </w:r>
      <w:r w:rsidR="00D36DEE">
        <w:rPr>
          <w:rFonts w:hint="eastAsia"/>
        </w:rPr>
        <w:t>．</w:t>
      </w:r>
      <w:r>
        <w:rPr>
          <w:rFonts w:hint="eastAsia"/>
        </w:rPr>
        <w:t>また</w:t>
      </w:r>
      <w:r w:rsidR="00D36DEE">
        <w:rPr>
          <w:rFonts w:hint="eastAsia"/>
        </w:rPr>
        <w:t>，</w:t>
      </w:r>
      <w:r w:rsidR="00CA2EC0">
        <w:rPr>
          <w:rFonts w:hint="eastAsia"/>
        </w:rPr>
        <w:t>RMSE</w:t>
      </w:r>
      <w:r w:rsidR="00CA2EC0">
        <w:rPr>
          <w:rFonts w:hint="eastAsia"/>
        </w:rPr>
        <w:t>や</w:t>
      </w:r>
      <w:r w:rsidR="00CA2EC0">
        <w:rPr>
          <w:rFonts w:hint="eastAsia"/>
        </w:rPr>
        <w:t>SIMM</w:t>
      </w:r>
      <w:r w:rsidR="00CA2EC0">
        <w:rPr>
          <w:rFonts w:hint="eastAsia"/>
        </w:rPr>
        <w:t>などの定量的表手法も検討する</w:t>
      </w:r>
      <w:r w:rsidR="00D36DEE">
        <w:rPr>
          <w:rFonts w:hint="eastAsia"/>
        </w:rPr>
        <w:t>．</w:t>
      </w:r>
    </w:p>
    <w:p w14:paraId="0D6FE913" w14:textId="77777777" w:rsidR="00F01D92" w:rsidRDefault="00F01D92" w:rsidP="00DB1387"/>
    <w:p w14:paraId="6ED839B4" w14:textId="4A8C5457" w:rsidR="00F74297" w:rsidRDefault="00F74297" w:rsidP="00F74297">
      <w:pPr>
        <w:jc w:val="center"/>
      </w:pPr>
      <w:r>
        <w:rPr>
          <w:rFonts w:hint="eastAsia"/>
        </w:rPr>
        <w:t>表</w:t>
      </w:r>
      <w:r>
        <w:rPr>
          <w:rFonts w:hint="eastAsia"/>
        </w:rPr>
        <w:t>1</w:t>
      </w:r>
      <w:r>
        <w:rPr>
          <w:rFonts w:hint="eastAsia"/>
        </w:rPr>
        <w:t xml:space="preserve">　学習に用いたデータセット</w:t>
      </w:r>
    </w:p>
    <w:tbl>
      <w:tblPr>
        <w:tblStyle w:val="a7"/>
        <w:tblW w:w="4957"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Change w:id="116" w:author="セキヒロト" w:date="2025-01-29T22:42:00Z" w16du:dateUtc="2025-01-29T13:42:00Z">
          <w:tblPr>
            <w:tblStyle w:val="a7"/>
            <w:tblW w:w="4957" w:type="dxa"/>
            <w:tblLook w:val="04A0" w:firstRow="1" w:lastRow="0" w:firstColumn="1" w:lastColumn="0" w:noHBand="0" w:noVBand="1"/>
          </w:tblPr>
        </w:tblPrChange>
      </w:tblPr>
      <w:tblGrid>
        <w:gridCol w:w="1555"/>
        <w:gridCol w:w="1697"/>
        <w:gridCol w:w="1705"/>
        <w:tblGridChange w:id="117">
          <w:tblGrid>
            <w:gridCol w:w="10"/>
            <w:gridCol w:w="1545"/>
            <w:gridCol w:w="10"/>
            <w:gridCol w:w="1687"/>
            <w:gridCol w:w="10"/>
            <w:gridCol w:w="1695"/>
            <w:gridCol w:w="10"/>
          </w:tblGrid>
        </w:tblGridChange>
      </w:tblGrid>
      <w:tr w:rsidR="00F74297" w14:paraId="12CA4573" w14:textId="77777777" w:rsidTr="00F01D92">
        <w:trPr>
          <w:trPrChange w:id="118" w:author="セキヒロト" w:date="2025-01-29T22:42:00Z" w16du:dateUtc="2025-01-29T13:42:00Z">
            <w:trPr>
              <w:gridBefore w:val="1"/>
            </w:trPr>
          </w:trPrChange>
        </w:trPr>
        <w:tc>
          <w:tcPr>
            <w:tcW w:w="1555" w:type="dxa"/>
            <w:tcBorders>
              <w:bottom w:val="single" w:sz="4" w:space="0" w:color="auto"/>
            </w:tcBorders>
            <w:tcPrChange w:id="119" w:author="セキヒロト" w:date="2025-01-29T22:42:00Z" w16du:dateUtc="2025-01-29T13:42:00Z">
              <w:tcPr>
                <w:tcW w:w="1555" w:type="dxa"/>
                <w:gridSpan w:val="2"/>
                <w:tcBorders>
                  <w:tr2bl w:val="single" w:sz="4" w:space="0" w:color="auto"/>
                </w:tcBorders>
              </w:tcPr>
            </w:tcPrChange>
          </w:tcPr>
          <w:p w14:paraId="68B795F7" w14:textId="77777777" w:rsidR="00F74297" w:rsidRDefault="00F74297" w:rsidP="00F74297">
            <w:pPr>
              <w:jc w:val="center"/>
            </w:pPr>
          </w:p>
        </w:tc>
        <w:tc>
          <w:tcPr>
            <w:tcW w:w="1697" w:type="dxa"/>
            <w:tcBorders>
              <w:bottom w:val="single" w:sz="4" w:space="0" w:color="auto"/>
            </w:tcBorders>
            <w:tcPrChange w:id="120" w:author="セキヒロト" w:date="2025-01-29T22:42:00Z" w16du:dateUtc="2025-01-29T13:42:00Z">
              <w:tcPr>
                <w:tcW w:w="1697" w:type="dxa"/>
                <w:gridSpan w:val="2"/>
              </w:tcPr>
            </w:tcPrChange>
          </w:tcPr>
          <w:p w14:paraId="66010576" w14:textId="08A45398" w:rsidR="00F74297" w:rsidRDefault="00F74297" w:rsidP="00F74297">
            <w:pPr>
              <w:jc w:val="center"/>
            </w:pPr>
            <w:r>
              <w:rPr>
                <w:rFonts w:hint="eastAsia"/>
              </w:rPr>
              <w:t>非造影腹臥位</w:t>
            </w:r>
          </w:p>
        </w:tc>
        <w:tc>
          <w:tcPr>
            <w:tcW w:w="1705" w:type="dxa"/>
            <w:tcBorders>
              <w:bottom w:val="single" w:sz="4" w:space="0" w:color="auto"/>
            </w:tcBorders>
            <w:tcPrChange w:id="121" w:author="セキヒロト" w:date="2025-01-29T22:42:00Z" w16du:dateUtc="2025-01-29T13:42:00Z">
              <w:tcPr>
                <w:tcW w:w="1705" w:type="dxa"/>
                <w:gridSpan w:val="2"/>
              </w:tcPr>
            </w:tcPrChange>
          </w:tcPr>
          <w:p w14:paraId="503B6CD0" w14:textId="37085E73" w:rsidR="00F74297" w:rsidRDefault="00F74297" w:rsidP="00F74297">
            <w:pPr>
              <w:jc w:val="center"/>
            </w:pPr>
            <w:r>
              <w:rPr>
                <w:rFonts w:hint="eastAsia"/>
              </w:rPr>
              <w:t>造影腹臥位</w:t>
            </w:r>
          </w:p>
        </w:tc>
      </w:tr>
      <w:tr w:rsidR="00F74297" w14:paraId="461472A9" w14:textId="77777777" w:rsidTr="00F01D92">
        <w:trPr>
          <w:trPrChange w:id="122" w:author="セキヒロト" w:date="2025-01-29T22:42:00Z" w16du:dateUtc="2025-01-29T13:42:00Z">
            <w:trPr>
              <w:gridBefore w:val="1"/>
            </w:trPr>
          </w:trPrChange>
        </w:trPr>
        <w:tc>
          <w:tcPr>
            <w:tcW w:w="1555" w:type="dxa"/>
            <w:tcBorders>
              <w:top w:val="single" w:sz="4" w:space="0" w:color="auto"/>
            </w:tcBorders>
            <w:tcPrChange w:id="123" w:author="セキヒロト" w:date="2025-01-29T22:42:00Z" w16du:dateUtc="2025-01-29T13:42:00Z">
              <w:tcPr>
                <w:tcW w:w="1555" w:type="dxa"/>
                <w:gridSpan w:val="2"/>
                <w:tcBorders>
                  <w:bottom w:val="single" w:sz="4" w:space="0" w:color="auto"/>
                </w:tcBorders>
              </w:tcPr>
            </w:tcPrChange>
          </w:tcPr>
          <w:p w14:paraId="74D7171A" w14:textId="1C2D8FB9" w:rsidR="00F74297" w:rsidRDefault="00127904" w:rsidP="00F74297">
            <w:pPr>
              <w:jc w:val="center"/>
            </w:pPr>
            <w:r>
              <w:rPr>
                <w:rFonts w:hint="eastAsia"/>
              </w:rPr>
              <w:t>Train</w:t>
            </w:r>
          </w:p>
        </w:tc>
        <w:tc>
          <w:tcPr>
            <w:tcW w:w="1697" w:type="dxa"/>
            <w:tcBorders>
              <w:top w:val="single" w:sz="4" w:space="0" w:color="auto"/>
            </w:tcBorders>
            <w:tcPrChange w:id="124" w:author="セキヒロト" w:date="2025-01-29T22:42:00Z" w16du:dateUtc="2025-01-29T13:42:00Z">
              <w:tcPr>
                <w:tcW w:w="1697" w:type="dxa"/>
                <w:gridSpan w:val="2"/>
                <w:tcBorders>
                  <w:bottom w:val="single" w:sz="4" w:space="0" w:color="auto"/>
                </w:tcBorders>
              </w:tcPr>
            </w:tcPrChange>
          </w:tcPr>
          <w:p w14:paraId="7A9E47D6" w14:textId="27EEE7AE" w:rsidR="00F74297" w:rsidRDefault="00F74297" w:rsidP="00F74297">
            <w:pPr>
              <w:jc w:val="center"/>
            </w:pPr>
            <w:r>
              <w:rPr>
                <w:rFonts w:hint="eastAsia"/>
              </w:rPr>
              <w:t>340</w:t>
            </w:r>
          </w:p>
        </w:tc>
        <w:tc>
          <w:tcPr>
            <w:tcW w:w="1705" w:type="dxa"/>
            <w:tcBorders>
              <w:top w:val="single" w:sz="4" w:space="0" w:color="auto"/>
            </w:tcBorders>
            <w:tcPrChange w:id="125" w:author="セキヒロト" w:date="2025-01-29T22:42:00Z" w16du:dateUtc="2025-01-29T13:42:00Z">
              <w:tcPr>
                <w:tcW w:w="1705" w:type="dxa"/>
                <w:gridSpan w:val="2"/>
                <w:tcBorders>
                  <w:bottom w:val="single" w:sz="4" w:space="0" w:color="auto"/>
                </w:tcBorders>
              </w:tcPr>
            </w:tcPrChange>
          </w:tcPr>
          <w:p w14:paraId="2536E5A3" w14:textId="18B8B0E2" w:rsidR="00F74297" w:rsidRDefault="00F74297" w:rsidP="00F74297">
            <w:pPr>
              <w:jc w:val="center"/>
            </w:pPr>
            <w:r>
              <w:rPr>
                <w:rFonts w:hint="eastAsia"/>
              </w:rPr>
              <w:t>340</w:t>
            </w:r>
          </w:p>
        </w:tc>
      </w:tr>
      <w:tr w:rsidR="00F74297" w14:paraId="0EDB6190" w14:textId="77777777" w:rsidTr="00F01D92">
        <w:trPr>
          <w:trPrChange w:id="126" w:author="セキヒロト" w:date="2025-01-29T22:42:00Z" w16du:dateUtc="2025-01-29T13:42:00Z">
            <w:trPr>
              <w:gridBefore w:val="1"/>
            </w:trPr>
          </w:trPrChange>
        </w:trPr>
        <w:tc>
          <w:tcPr>
            <w:tcW w:w="1555" w:type="dxa"/>
            <w:tcPrChange w:id="127" w:author="セキヒロト" w:date="2025-01-29T22:42:00Z" w16du:dateUtc="2025-01-29T13:42:00Z">
              <w:tcPr>
                <w:tcW w:w="1555" w:type="dxa"/>
                <w:gridSpan w:val="2"/>
              </w:tcPr>
            </w:tcPrChange>
          </w:tcPr>
          <w:p w14:paraId="197F8C12" w14:textId="1AEF757D" w:rsidR="00F74297" w:rsidRDefault="00127904" w:rsidP="00127904">
            <w:pPr>
              <w:jc w:val="center"/>
            </w:pPr>
            <w:r>
              <w:rPr>
                <w:rFonts w:hint="eastAsia"/>
              </w:rPr>
              <w:t>Test</w:t>
            </w:r>
          </w:p>
        </w:tc>
        <w:tc>
          <w:tcPr>
            <w:tcW w:w="1697" w:type="dxa"/>
            <w:tcPrChange w:id="128" w:author="セキヒロト" w:date="2025-01-29T22:42:00Z" w16du:dateUtc="2025-01-29T13:42:00Z">
              <w:tcPr>
                <w:tcW w:w="1697" w:type="dxa"/>
                <w:gridSpan w:val="2"/>
              </w:tcPr>
            </w:tcPrChange>
          </w:tcPr>
          <w:p w14:paraId="4D2D5DBD" w14:textId="7BEF899C" w:rsidR="00F74297" w:rsidRDefault="00F74297" w:rsidP="00F74297">
            <w:pPr>
              <w:jc w:val="center"/>
            </w:pPr>
            <w:r>
              <w:rPr>
                <w:rFonts w:hint="eastAsia"/>
              </w:rPr>
              <w:t>10</w:t>
            </w:r>
          </w:p>
        </w:tc>
        <w:tc>
          <w:tcPr>
            <w:tcW w:w="1705" w:type="dxa"/>
            <w:tcPrChange w:id="129" w:author="セキヒロト" w:date="2025-01-29T22:42:00Z" w16du:dateUtc="2025-01-29T13:42:00Z">
              <w:tcPr>
                <w:tcW w:w="1705" w:type="dxa"/>
                <w:gridSpan w:val="2"/>
              </w:tcPr>
            </w:tcPrChange>
          </w:tcPr>
          <w:p w14:paraId="6071F546" w14:textId="3A8C9191" w:rsidR="00F74297" w:rsidRDefault="00F74297" w:rsidP="00F74297">
            <w:pPr>
              <w:jc w:val="center"/>
            </w:pPr>
            <w:r>
              <w:rPr>
                <w:rFonts w:hint="eastAsia"/>
              </w:rPr>
              <w:t>10</w:t>
            </w:r>
          </w:p>
        </w:tc>
      </w:tr>
    </w:tbl>
    <w:p w14:paraId="31D64B3C" w14:textId="5D821004" w:rsidR="00B0698B" w:rsidDel="00F01D92" w:rsidRDefault="00B0698B" w:rsidP="00433BB1">
      <w:pPr>
        <w:jc w:val="center"/>
        <w:rPr>
          <w:del w:id="130" w:author="セキヒロト" w:date="2025-01-29T22:41:00Z" w16du:dateUtc="2025-01-29T13:41:00Z"/>
        </w:rPr>
      </w:pPr>
    </w:p>
    <w:p w14:paraId="11912231" w14:textId="77777777" w:rsidR="00F01D92" w:rsidRDefault="00F01D92" w:rsidP="00E276B5">
      <w:pPr>
        <w:rPr>
          <w:ins w:id="131" w:author="セキヒロト" w:date="2025-01-29T22:45:00Z" w16du:dateUtc="2025-01-29T13:45:00Z"/>
        </w:rPr>
      </w:pPr>
    </w:p>
    <w:p w14:paraId="422D70D1" w14:textId="1B058551" w:rsidR="00433BB1" w:rsidRDefault="002F63E6" w:rsidP="00433BB1">
      <w:pPr>
        <w:jc w:val="center"/>
      </w:pPr>
      <w:commentRangeStart w:id="132"/>
      <w:r>
        <w:rPr>
          <w:rFonts w:hint="eastAsia"/>
        </w:rPr>
        <w:t>表</w:t>
      </w:r>
      <w:r>
        <w:rPr>
          <w:rFonts w:hint="eastAsia"/>
        </w:rPr>
        <w:t>2</w:t>
      </w:r>
      <w:r>
        <w:rPr>
          <w:rFonts w:hint="eastAsia"/>
        </w:rPr>
        <w:t xml:space="preserve">　学習条件</w:t>
      </w:r>
      <w:commentRangeEnd w:id="132"/>
      <w:r w:rsidR="00313732">
        <w:rPr>
          <w:rStyle w:val="ac"/>
        </w:rPr>
        <w:commentReference w:id="132"/>
      </w:r>
    </w:p>
    <w:tbl>
      <w:tblPr>
        <w:tblStyle w:val="a7"/>
        <w:tblpPr w:leftFromText="142" w:rightFromText="142" w:vertAnchor="text" w:horzAnchor="margin" w:tblpXSpec="right" w:tblpY="51"/>
        <w:tblW w:w="4939"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Change w:id="133" w:author="セキヒロト" w:date="2025-01-29T22:45:00Z" w16du:dateUtc="2025-01-29T13:45:00Z">
          <w:tblPr>
            <w:tblStyle w:val="a7"/>
            <w:tblpPr w:leftFromText="142" w:rightFromText="142" w:vertAnchor="text" w:horzAnchor="margin" w:tblpXSpec="right" w:tblpY="51"/>
            <w:tblW w:w="4939"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985"/>
        <w:gridCol w:w="984"/>
        <w:gridCol w:w="985"/>
        <w:gridCol w:w="985"/>
        <w:tblGridChange w:id="134">
          <w:tblGrid>
            <w:gridCol w:w="1011"/>
            <w:gridCol w:w="690"/>
            <w:gridCol w:w="68"/>
            <w:gridCol w:w="216"/>
            <w:gridCol w:w="585"/>
            <w:gridCol w:w="265"/>
            <w:gridCol w:w="134"/>
            <w:gridCol w:w="785"/>
            <w:gridCol w:w="200"/>
            <w:gridCol w:w="985"/>
          </w:tblGrid>
        </w:tblGridChange>
      </w:tblGrid>
      <w:tr w:rsidR="00F01D92" w14:paraId="6C26F7FF" w14:textId="77777777" w:rsidTr="00F01D92">
        <w:trPr>
          <w:trHeight w:val="177"/>
          <w:trPrChange w:id="135" w:author="セキヒロト" w:date="2025-01-29T22:45:00Z" w16du:dateUtc="2025-01-29T13:45:00Z">
            <w:trPr>
              <w:trHeight w:val="177"/>
            </w:trPr>
          </w:trPrChange>
        </w:trPr>
        <w:tc>
          <w:tcPr>
            <w:tcW w:w="1985" w:type="dxa"/>
            <w:tcBorders>
              <w:bottom w:val="single" w:sz="4" w:space="0" w:color="auto"/>
            </w:tcBorders>
            <w:tcPrChange w:id="136" w:author="セキヒロト" w:date="2025-01-29T22:45:00Z" w16du:dateUtc="2025-01-29T13:45:00Z">
              <w:tcPr>
                <w:tcW w:w="1701" w:type="dxa"/>
                <w:gridSpan w:val="2"/>
                <w:tcBorders>
                  <w:bottom w:val="single" w:sz="4" w:space="0" w:color="auto"/>
                </w:tcBorders>
              </w:tcPr>
            </w:tcPrChange>
          </w:tcPr>
          <w:p w14:paraId="2CDAECEF" w14:textId="77777777" w:rsidR="002F63E6" w:rsidRDefault="002F63E6" w:rsidP="002F63E6">
            <w:pPr>
              <w:jc w:val="center"/>
            </w:pPr>
          </w:p>
        </w:tc>
        <w:tc>
          <w:tcPr>
            <w:tcW w:w="984" w:type="dxa"/>
            <w:tcBorders>
              <w:bottom w:val="single" w:sz="4" w:space="0" w:color="auto"/>
            </w:tcBorders>
            <w:tcPrChange w:id="137" w:author="セキヒロト" w:date="2025-01-29T22:45:00Z" w16du:dateUtc="2025-01-29T13:45:00Z">
              <w:tcPr>
                <w:tcW w:w="1134" w:type="dxa"/>
                <w:gridSpan w:val="4"/>
                <w:tcBorders>
                  <w:bottom w:val="single" w:sz="4" w:space="0" w:color="auto"/>
                </w:tcBorders>
              </w:tcPr>
            </w:tcPrChange>
          </w:tcPr>
          <w:p w14:paraId="65C04DDD" w14:textId="77777777" w:rsidR="002F63E6" w:rsidRDefault="002F63E6" w:rsidP="002F63E6">
            <w:pPr>
              <w:jc w:val="center"/>
            </w:pPr>
            <w:r>
              <w:rPr>
                <w:rFonts w:hint="eastAsia"/>
              </w:rPr>
              <w:t>設定値</w:t>
            </w:r>
            <w:r>
              <w:rPr>
                <w:rFonts w:hint="eastAsia"/>
              </w:rPr>
              <w:t>1</w:t>
            </w:r>
          </w:p>
          <w:p w14:paraId="1D77FB3E" w14:textId="77777777" w:rsidR="002F63E6" w:rsidRDefault="002F63E6" w:rsidP="002F63E6">
            <w:pPr>
              <w:jc w:val="center"/>
            </w:pPr>
            <w:r>
              <w:rPr>
                <w:rFonts w:hint="eastAsia"/>
              </w:rPr>
              <w:t>(</w:t>
            </w:r>
            <w:r>
              <w:rPr>
                <w:rFonts w:hint="eastAsia"/>
              </w:rPr>
              <w:t>変更前</w:t>
            </w:r>
            <w:r>
              <w:rPr>
                <w:rFonts w:hint="eastAsia"/>
              </w:rPr>
              <w:t>)</w:t>
            </w:r>
          </w:p>
        </w:tc>
        <w:tc>
          <w:tcPr>
            <w:tcW w:w="985" w:type="dxa"/>
            <w:tcBorders>
              <w:bottom w:val="single" w:sz="4" w:space="0" w:color="auto"/>
            </w:tcBorders>
            <w:tcPrChange w:id="138" w:author="セキヒロト" w:date="2025-01-29T22:45:00Z" w16du:dateUtc="2025-01-29T13:45:00Z">
              <w:tcPr>
                <w:tcW w:w="919" w:type="dxa"/>
                <w:gridSpan w:val="2"/>
                <w:tcBorders>
                  <w:bottom w:val="single" w:sz="4" w:space="0" w:color="auto"/>
                </w:tcBorders>
              </w:tcPr>
            </w:tcPrChange>
          </w:tcPr>
          <w:p w14:paraId="1EEE38D7" w14:textId="77777777" w:rsidR="002F63E6" w:rsidRDefault="002F63E6" w:rsidP="002F63E6">
            <w:pPr>
              <w:jc w:val="center"/>
            </w:pPr>
            <w:r>
              <w:rPr>
                <w:rFonts w:hint="eastAsia"/>
              </w:rPr>
              <w:t>設定値</w:t>
            </w:r>
            <w:r>
              <w:rPr>
                <w:rFonts w:hint="eastAsia"/>
              </w:rPr>
              <w:t>2</w:t>
            </w:r>
          </w:p>
          <w:p w14:paraId="3407563D" w14:textId="77777777" w:rsidR="002F63E6" w:rsidRDefault="002F63E6" w:rsidP="002F63E6">
            <w:pPr>
              <w:jc w:val="center"/>
            </w:pPr>
            <w:r>
              <w:rPr>
                <w:rFonts w:hint="eastAsia"/>
              </w:rPr>
              <w:t>(</w:t>
            </w:r>
            <w:r>
              <w:rPr>
                <w:rFonts w:hint="eastAsia"/>
              </w:rPr>
              <w:t>変更後</w:t>
            </w:r>
            <w:r>
              <w:rPr>
                <w:rFonts w:hint="eastAsia"/>
              </w:rPr>
              <w:t>)</w:t>
            </w:r>
          </w:p>
        </w:tc>
        <w:tc>
          <w:tcPr>
            <w:tcW w:w="985" w:type="dxa"/>
            <w:tcBorders>
              <w:bottom w:val="single" w:sz="4" w:space="0" w:color="auto"/>
            </w:tcBorders>
            <w:tcPrChange w:id="139" w:author="セキヒロト" w:date="2025-01-29T22:45:00Z" w16du:dateUtc="2025-01-29T13:45:00Z">
              <w:tcPr>
                <w:tcW w:w="1185" w:type="dxa"/>
                <w:gridSpan w:val="2"/>
                <w:tcBorders>
                  <w:bottom w:val="single" w:sz="4" w:space="0" w:color="auto"/>
                </w:tcBorders>
              </w:tcPr>
            </w:tcPrChange>
          </w:tcPr>
          <w:p w14:paraId="18843C9A" w14:textId="77777777" w:rsidR="002F63E6" w:rsidRDefault="002F63E6" w:rsidP="002F63E6">
            <w:pPr>
              <w:jc w:val="center"/>
            </w:pPr>
            <w:r>
              <w:rPr>
                <w:rFonts w:hint="eastAsia"/>
              </w:rPr>
              <w:t>設定値</w:t>
            </w:r>
            <w:r>
              <w:rPr>
                <w:rFonts w:hint="eastAsia"/>
              </w:rPr>
              <w:t>3</w:t>
            </w:r>
          </w:p>
          <w:p w14:paraId="24159CA4" w14:textId="77777777" w:rsidR="002F63E6" w:rsidRDefault="002F63E6" w:rsidP="002F63E6">
            <w:pPr>
              <w:jc w:val="center"/>
            </w:pPr>
            <w:r>
              <w:rPr>
                <w:rFonts w:hint="eastAsia"/>
              </w:rPr>
              <w:t>(</w:t>
            </w:r>
            <w:r>
              <w:rPr>
                <w:rFonts w:hint="eastAsia"/>
              </w:rPr>
              <w:t>変更後</w:t>
            </w:r>
            <w:r>
              <w:rPr>
                <w:rFonts w:hint="eastAsia"/>
              </w:rPr>
              <w:t>)</w:t>
            </w:r>
          </w:p>
        </w:tc>
      </w:tr>
      <w:tr w:rsidR="00F01D92" w14:paraId="0ABBAECF" w14:textId="77777777" w:rsidTr="00F01D92">
        <w:trPr>
          <w:trHeight w:val="227"/>
          <w:trPrChange w:id="140" w:author="セキヒロト" w:date="2025-01-29T22:45:00Z" w16du:dateUtc="2025-01-29T13:45:00Z">
            <w:trPr>
              <w:trHeight w:val="227"/>
            </w:trPr>
          </w:trPrChange>
        </w:trPr>
        <w:tc>
          <w:tcPr>
            <w:tcW w:w="1985" w:type="dxa"/>
            <w:tcBorders>
              <w:top w:val="single" w:sz="4" w:space="0" w:color="auto"/>
            </w:tcBorders>
            <w:tcMar>
              <w:left w:w="28" w:type="dxa"/>
              <w:right w:w="28" w:type="dxa"/>
            </w:tcMar>
            <w:tcPrChange w:id="141" w:author="セキヒロト" w:date="2025-01-29T22:45:00Z" w16du:dateUtc="2025-01-29T13:45:00Z">
              <w:tcPr>
                <w:tcW w:w="1011" w:type="dxa"/>
                <w:tcBorders>
                  <w:top w:val="single" w:sz="4" w:space="0" w:color="auto"/>
                </w:tcBorders>
                <w:tcMar>
                  <w:left w:w="28" w:type="dxa"/>
                  <w:right w:w="28" w:type="dxa"/>
                </w:tcMar>
              </w:tcPr>
            </w:tcPrChange>
          </w:tcPr>
          <w:p w14:paraId="2E04E939" w14:textId="77777777" w:rsidR="00F01D92" w:rsidDel="00F01D92" w:rsidRDefault="00F01D92" w:rsidP="002F63E6">
            <w:pPr>
              <w:jc w:val="center"/>
              <w:rPr>
                <w:del w:id="142" w:author="セキヒロト" w:date="2025-01-29T22:44:00Z" w16du:dateUtc="2025-01-29T13:44:00Z"/>
              </w:rPr>
            </w:pPr>
            <w:r>
              <w:rPr>
                <w:rFonts w:hint="eastAsia"/>
              </w:rPr>
              <w:t>Input</w:t>
            </w:r>
            <w:r>
              <w:t xml:space="preserve"> Shape</w:t>
            </w:r>
          </w:p>
          <w:p w14:paraId="0D7405A7" w14:textId="77777777" w:rsidR="00F01D92" w:rsidRDefault="00F01D92" w:rsidP="00F01D92">
            <w:pPr>
              <w:jc w:val="center"/>
            </w:pPr>
            <w:r>
              <w:t>(D</w:t>
            </w:r>
            <w:r>
              <w:rPr>
                <w:rFonts w:hint="eastAsia"/>
              </w:rPr>
              <w:t>，</w:t>
            </w:r>
            <w:r>
              <w:t>H</w:t>
            </w:r>
            <w:r>
              <w:rPr>
                <w:rFonts w:hint="eastAsia"/>
              </w:rPr>
              <w:t>，</w:t>
            </w:r>
            <w:r>
              <w:t>W)</w:t>
            </w:r>
          </w:p>
        </w:tc>
        <w:tc>
          <w:tcPr>
            <w:tcW w:w="2954" w:type="dxa"/>
            <w:gridSpan w:val="3"/>
            <w:tcBorders>
              <w:top w:val="single" w:sz="4" w:space="0" w:color="auto"/>
            </w:tcBorders>
            <w:tcMar>
              <w:left w:w="28" w:type="dxa"/>
              <w:right w:w="28" w:type="dxa"/>
            </w:tcMar>
            <w:vAlign w:val="center"/>
            <w:tcPrChange w:id="143" w:author="セキヒロト" w:date="2025-01-29T22:45:00Z" w16du:dateUtc="2025-01-29T13:45:00Z">
              <w:tcPr>
                <w:tcW w:w="3928" w:type="dxa"/>
                <w:gridSpan w:val="9"/>
                <w:tcBorders>
                  <w:top w:val="single" w:sz="4" w:space="0" w:color="auto"/>
                </w:tcBorders>
                <w:tcMar>
                  <w:left w:w="28" w:type="dxa"/>
                  <w:right w:w="28" w:type="dxa"/>
                </w:tcMar>
                <w:vAlign w:val="center"/>
              </w:tcPr>
            </w:tcPrChange>
          </w:tcPr>
          <w:p w14:paraId="3966307A" w14:textId="67A5DA86" w:rsidR="00F01D92" w:rsidDel="00F01D92" w:rsidRDefault="00F01D92">
            <w:pPr>
              <w:jc w:val="center"/>
              <w:rPr>
                <w:del w:id="144" w:author="セキヒロト" w:date="2025-01-29T22:43:00Z" w16du:dateUtc="2025-01-29T13:43:00Z"/>
              </w:rPr>
              <w:pPrChange w:id="145" w:author="セキヒロト" w:date="2025-01-29T22:43:00Z" w16du:dateUtc="2025-01-29T13:43:00Z">
                <w:pPr>
                  <w:framePr w:hSpace="142" w:wrap="around" w:vAnchor="text" w:hAnchor="margin" w:xAlign="right" w:y="51"/>
                  <w:jc w:val="center"/>
                </w:pPr>
              </w:pPrChange>
            </w:pPr>
            <w:r>
              <w:t>(64</w:t>
            </w:r>
            <w:r>
              <w:rPr>
                <w:rFonts w:hint="eastAsia"/>
              </w:rPr>
              <w:t>，</w:t>
            </w:r>
            <w:r>
              <w:t>128</w:t>
            </w:r>
            <w:r>
              <w:rPr>
                <w:rFonts w:hint="eastAsia"/>
              </w:rPr>
              <w:t>，</w:t>
            </w:r>
            <w:r>
              <w:t>128)</w:t>
            </w:r>
          </w:p>
          <w:p w14:paraId="2B5AE849" w14:textId="2974D1E3" w:rsidR="00F01D92" w:rsidDel="00F01D92" w:rsidRDefault="00F01D92">
            <w:pPr>
              <w:jc w:val="center"/>
              <w:rPr>
                <w:del w:id="146" w:author="セキヒロト" w:date="2025-01-29T22:43:00Z" w16du:dateUtc="2025-01-29T13:43:00Z"/>
              </w:rPr>
              <w:pPrChange w:id="147" w:author="セキヒロト" w:date="2025-01-29T22:43:00Z" w16du:dateUtc="2025-01-29T13:43:00Z">
                <w:pPr>
                  <w:framePr w:hSpace="142" w:wrap="around" w:vAnchor="text" w:hAnchor="margin" w:xAlign="right" w:y="51"/>
                  <w:jc w:val="center"/>
                </w:pPr>
              </w:pPrChange>
            </w:pPr>
            <w:del w:id="148" w:author="セキヒロト" w:date="2025-01-29T22:43:00Z" w16du:dateUtc="2025-01-29T13:43:00Z">
              <w:r w:rsidDel="00F01D92">
                <w:delText>(64</w:delText>
              </w:r>
              <w:r w:rsidDel="00F01D92">
                <w:rPr>
                  <w:rFonts w:hint="eastAsia"/>
                </w:rPr>
                <w:delText>，</w:delText>
              </w:r>
              <w:r w:rsidDel="00F01D92">
                <w:delText>128</w:delText>
              </w:r>
              <w:r w:rsidDel="00F01D92">
                <w:rPr>
                  <w:rFonts w:hint="eastAsia"/>
                </w:rPr>
                <w:delText>，</w:delText>
              </w:r>
              <w:r w:rsidDel="00F01D92">
                <w:delText>128)</w:delText>
              </w:r>
            </w:del>
          </w:p>
          <w:p w14:paraId="03CA80CB" w14:textId="532764F4" w:rsidR="00F01D92" w:rsidRDefault="00F01D92" w:rsidP="00F01D92">
            <w:pPr>
              <w:jc w:val="center"/>
            </w:pPr>
            <w:del w:id="149" w:author="セキヒロト" w:date="2025-01-29T22:43:00Z" w16du:dateUtc="2025-01-29T13:43:00Z">
              <w:r w:rsidDel="00F01D92">
                <w:delText>(64</w:delText>
              </w:r>
              <w:r w:rsidDel="00F01D92">
                <w:rPr>
                  <w:rFonts w:hint="eastAsia"/>
                </w:rPr>
                <w:delText>，</w:delText>
              </w:r>
              <w:r w:rsidDel="00F01D92">
                <w:delText>128</w:delText>
              </w:r>
              <w:r w:rsidDel="00F01D92">
                <w:rPr>
                  <w:rFonts w:hint="eastAsia"/>
                </w:rPr>
                <w:delText>，</w:delText>
              </w:r>
              <w:r w:rsidDel="00F01D92">
                <w:delText>128)</w:delText>
              </w:r>
            </w:del>
          </w:p>
        </w:tc>
      </w:tr>
      <w:tr w:rsidR="00F01D92" w14:paraId="4EFD04F0" w14:textId="77777777" w:rsidTr="00F01D92">
        <w:trPr>
          <w:trHeight w:val="227"/>
          <w:trPrChange w:id="150" w:author="セキヒロト" w:date="2025-01-29T22:45:00Z" w16du:dateUtc="2025-01-29T13:45:00Z">
            <w:trPr>
              <w:trHeight w:val="227"/>
            </w:trPr>
          </w:trPrChange>
        </w:trPr>
        <w:tc>
          <w:tcPr>
            <w:tcW w:w="1985" w:type="dxa"/>
            <w:tcMar>
              <w:left w:w="28" w:type="dxa"/>
              <w:right w:w="28" w:type="dxa"/>
            </w:tcMar>
            <w:tcPrChange w:id="151" w:author="セキヒロト" w:date="2025-01-29T22:45:00Z" w16du:dateUtc="2025-01-29T13:45:00Z">
              <w:tcPr>
                <w:tcW w:w="1011" w:type="dxa"/>
                <w:tcMar>
                  <w:left w:w="28" w:type="dxa"/>
                  <w:right w:w="28" w:type="dxa"/>
                </w:tcMar>
              </w:tcPr>
            </w:tcPrChange>
          </w:tcPr>
          <w:p w14:paraId="5D2E047A" w14:textId="249AAF42" w:rsidR="00F01D92" w:rsidDel="00F01D92" w:rsidRDefault="00F01D92" w:rsidP="002F63E6">
            <w:pPr>
              <w:jc w:val="center"/>
              <w:rPr>
                <w:del w:id="152" w:author="セキヒロト" w:date="2025-01-29T22:45:00Z" w16du:dateUtc="2025-01-29T13:45:00Z"/>
              </w:rPr>
            </w:pPr>
            <w:r>
              <w:t>Out</w:t>
            </w:r>
            <w:r>
              <w:rPr>
                <w:rFonts w:hint="eastAsia"/>
              </w:rPr>
              <w:t>put</w:t>
            </w:r>
            <w:r>
              <w:t xml:space="preserve"> Shape</w:t>
            </w:r>
          </w:p>
          <w:p w14:paraId="496EAEE3" w14:textId="179BC129" w:rsidR="00F01D92" w:rsidRDefault="00F01D92" w:rsidP="00F01D92">
            <w:pPr>
              <w:jc w:val="center"/>
            </w:pPr>
            <w:r>
              <w:t>(D</w:t>
            </w:r>
            <w:r>
              <w:rPr>
                <w:rFonts w:hint="eastAsia"/>
              </w:rPr>
              <w:t>，</w:t>
            </w:r>
            <w:r>
              <w:t>H</w:t>
            </w:r>
            <w:r>
              <w:rPr>
                <w:rFonts w:hint="eastAsia"/>
              </w:rPr>
              <w:t>，</w:t>
            </w:r>
            <w:r>
              <w:t>W)</w:t>
            </w:r>
          </w:p>
        </w:tc>
        <w:tc>
          <w:tcPr>
            <w:tcW w:w="2954" w:type="dxa"/>
            <w:gridSpan w:val="3"/>
            <w:tcMar>
              <w:left w:w="28" w:type="dxa"/>
              <w:right w:w="28" w:type="dxa"/>
            </w:tcMar>
            <w:vAlign w:val="center"/>
            <w:tcPrChange w:id="153" w:author="セキヒロト" w:date="2025-01-29T22:45:00Z" w16du:dateUtc="2025-01-29T13:45:00Z">
              <w:tcPr>
                <w:tcW w:w="3928" w:type="dxa"/>
                <w:gridSpan w:val="9"/>
                <w:tcMar>
                  <w:left w:w="28" w:type="dxa"/>
                  <w:right w:w="28" w:type="dxa"/>
                </w:tcMar>
                <w:vAlign w:val="center"/>
              </w:tcPr>
            </w:tcPrChange>
          </w:tcPr>
          <w:p w14:paraId="1004E542" w14:textId="572E77D1" w:rsidR="00F01D92" w:rsidDel="00F01D92" w:rsidRDefault="00F01D92">
            <w:pPr>
              <w:jc w:val="center"/>
              <w:rPr>
                <w:del w:id="154" w:author="セキヒロト" w:date="2025-01-29T22:43:00Z" w16du:dateUtc="2025-01-29T13:43:00Z"/>
              </w:rPr>
              <w:pPrChange w:id="155" w:author="セキヒロト" w:date="2025-01-29T22:43:00Z" w16du:dateUtc="2025-01-29T13:43:00Z">
                <w:pPr>
                  <w:framePr w:hSpace="142" w:wrap="around" w:vAnchor="text" w:hAnchor="margin" w:xAlign="right" w:y="51"/>
                  <w:jc w:val="center"/>
                </w:pPr>
              </w:pPrChange>
            </w:pPr>
            <w:r>
              <w:t>(64</w:t>
            </w:r>
            <w:r>
              <w:rPr>
                <w:rFonts w:hint="eastAsia"/>
              </w:rPr>
              <w:t>，</w:t>
            </w:r>
            <w:r>
              <w:t>128</w:t>
            </w:r>
            <w:r>
              <w:rPr>
                <w:rFonts w:hint="eastAsia"/>
              </w:rPr>
              <w:t>，</w:t>
            </w:r>
            <w:r>
              <w:t>128)</w:t>
            </w:r>
          </w:p>
          <w:p w14:paraId="068222D1" w14:textId="7B797A19" w:rsidR="00F01D92" w:rsidDel="00F01D92" w:rsidRDefault="00F01D92">
            <w:pPr>
              <w:jc w:val="center"/>
              <w:rPr>
                <w:del w:id="156" w:author="セキヒロト" w:date="2025-01-29T22:43:00Z" w16du:dateUtc="2025-01-29T13:43:00Z"/>
              </w:rPr>
              <w:pPrChange w:id="157" w:author="セキヒロト" w:date="2025-01-29T22:43:00Z" w16du:dateUtc="2025-01-29T13:43:00Z">
                <w:pPr>
                  <w:framePr w:hSpace="142" w:wrap="around" w:vAnchor="text" w:hAnchor="margin" w:xAlign="right" w:y="51"/>
                  <w:jc w:val="center"/>
                </w:pPr>
              </w:pPrChange>
            </w:pPr>
            <w:del w:id="158" w:author="セキヒロト" w:date="2025-01-29T22:43:00Z" w16du:dateUtc="2025-01-29T13:43:00Z">
              <w:r w:rsidDel="00F01D92">
                <w:delText>(64</w:delText>
              </w:r>
              <w:r w:rsidDel="00F01D92">
                <w:rPr>
                  <w:rFonts w:hint="eastAsia"/>
                </w:rPr>
                <w:delText>，</w:delText>
              </w:r>
              <w:r w:rsidDel="00F01D92">
                <w:delText>128</w:delText>
              </w:r>
              <w:r w:rsidDel="00F01D92">
                <w:rPr>
                  <w:rFonts w:hint="eastAsia"/>
                </w:rPr>
                <w:delText>，</w:delText>
              </w:r>
              <w:r w:rsidDel="00F01D92">
                <w:delText>128)</w:delText>
              </w:r>
            </w:del>
          </w:p>
          <w:p w14:paraId="1AD09551" w14:textId="79D137AE" w:rsidR="00F01D92" w:rsidRDefault="00F01D92" w:rsidP="00F01D92">
            <w:pPr>
              <w:jc w:val="center"/>
            </w:pPr>
            <w:del w:id="159" w:author="セキヒロト" w:date="2025-01-29T22:43:00Z" w16du:dateUtc="2025-01-29T13:43:00Z">
              <w:r w:rsidDel="00F01D92">
                <w:delText>(64</w:delText>
              </w:r>
              <w:r w:rsidDel="00F01D92">
                <w:rPr>
                  <w:rFonts w:hint="eastAsia"/>
                </w:rPr>
                <w:delText>，</w:delText>
              </w:r>
              <w:r w:rsidDel="00F01D92">
                <w:delText>128</w:delText>
              </w:r>
              <w:r w:rsidDel="00F01D92">
                <w:rPr>
                  <w:rFonts w:hint="eastAsia"/>
                </w:rPr>
                <w:delText>，</w:delText>
              </w:r>
              <w:r w:rsidDel="00F01D92">
                <w:delText>128)</w:delText>
              </w:r>
            </w:del>
          </w:p>
        </w:tc>
      </w:tr>
      <w:tr w:rsidR="00F01D92" w14:paraId="1F1E9395" w14:textId="77777777" w:rsidTr="00F01D92">
        <w:tblPrEx>
          <w:tblPrExChange w:id="160" w:author="セキヒロト" w:date="2025-01-29T22:45:00Z" w16du:dateUtc="2025-01-29T13:45:00Z">
            <w:tblPrEx>
              <w:tblLook w:val="05A0" w:firstRow="1" w:lastRow="0" w:firstColumn="1" w:lastColumn="1" w:noHBand="0" w:noVBand="1"/>
            </w:tblPrEx>
          </w:tblPrExChange>
        </w:tblPrEx>
        <w:trPr>
          <w:trHeight w:val="227"/>
          <w:trPrChange w:id="161" w:author="セキヒロト" w:date="2025-01-29T22:45:00Z" w16du:dateUtc="2025-01-29T13:45:00Z">
            <w:trPr>
              <w:trHeight w:val="227"/>
            </w:trPr>
          </w:trPrChange>
        </w:trPr>
        <w:tc>
          <w:tcPr>
            <w:tcW w:w="1985" w:type="dxa"/>
            <w:tcPrChange w:id="162" w:author="セキヒロト" w:date="2025-01-29T22:45:00Z" w16du:dateUtc="2025-01-29T13:45:00Z">
              <w:tcPr>
                <w:tcW w:w="1985" w:type="dxa"/>
                <w:gridSpan w:val="3"/>
              </w:tcPr>
            </w:tcPrChange>
          </w:tcPr>
          <w:p w14:paraId="5BB35416" w14:textId="0DF8501D" w:rsidR="002F63E6" w:rsidRDefault="002F63E6" w:rsidP="002F63E6">
            <w:pPr>
              <w:jc w:val="center"/>
            </w:pPr>
            <w:r>
              <w:t>Batch Size</w:t>
            </w:r>
          </w:p>
        </w:tc>
        <w:tc>
          <w:tcPr>
            <w:tcW w:w="984" w:type="dxa"/>
            <w:vAlign w:val="center"/>
            <w:tcPrChange w:id="163" w:author="セキヒロト" w:date="2025-01-29T22:45:00Z" w16du:dateUtc="2025-01-29T13:45:00Z">
              <w:tcPr>
                <w:tcW w:w="335" w:type="dxa"/>
                <w:gridSpan w:val="2"/>
                <w:vAlign w:val="center"/>
              </w:tcPr>
            </w:tcPrChange>
          </w:tcPr>
          <w:p w14:paraId="09ADB539" w14:textId="0B4DA1A4" w:rsidR="002F63E6" w:rsidRDefault="002F63E6" w:rsidP="002F63E6">
            <w:pPr>
              <w:jc w:val="center"/>
            </w:pPr>
            <w:r>
              <w:rPr>
                <w:rFonts w:hint="eastAsia"/>
              </w:rPr>
              <w:t>1</w:t>
            </w:r>
          </w:p>
        </w:tc>
        <w:tc>
          <w:tcPr>
            <w:tcW w:w="985" w:type="dxa"/>
            <w:vAlign w:val="center"/>
            <w:tcPrChange w:id="164" w:author="セキヒロト" w:date="2025-01-29T22:45:00Z" w16du:dateUtc="2025-01-29T13:45:00Z">
              <w:tcPr>
                <w:tcW w:w="1309" w:type="dxa"/>
                <w:gridSpan w:val="3"/>
                <w:vAlign w:val="center"/>
              </w:tcPr>
            </w:tcPrChange>
          </w:tcPr>
          <w:p w14:paraId="680E0E64" w14:textId="77777777" w:rsidR="002F63E6" w:rsidRDefault="002F63E6" w:rsidP="002F63E6">
            <w:pPr>
              <w:jc w:val="center"/>
            </w:pPr>
            <w:r>
              <w:rPr>
                <w:rFonts w:hint="eastAsia"/>
              </w:rPr>
              <w:t>2</w:t>
            </w:r>
          </w:p>
        </w:tc>
        <w:tc>
          <w:tcPr>
            <w:tcW w:w="985" w:type="dxa"/>
            <w:vAlign w:val="center"/>
            <w:tcPrChange w:id="165" w:author="セキヒロト" w:date="2025-01-29T22:45:00Z" w16du:dateUtc="2025-01-29T13:45:00Z">
              <w:tcPr>
                <w:tcW w:w="1310" w:type="dxa"/>
                <w:gridSpan w:val="2"/>
                <w:vAlign w:val="center"/>
              </w:tcPr>
            </w:tcPrChange>
          </w:tcPr>
          <w:p w14:paraId="7E4B057D" w14:textId="5E6BCAA1" w:rsidR="002F63E6" w:rsidRDefault="002F63E6" w:rsidP="002F63E6">
            <w:pPr>
              <w:jc w:val="center"/>
            </w:pPr>
            <w:r>
              <w:rPr>
                <w:rFonts w:hint="eastAsia"/>
              </w:rPr>
              <w:t>2</w:t>
            </w:r>
          </w:p>
        </w:tc>
      </w:tr>
      <w:tr w:rsidR="00F01D92" w14:paraId="58C3BCA6" w14:textId="77777777" w:rsidTr="00F01D92">
        <w:tblPrEx>
          <w:tblPrExChange w:id="166" w:author="セキヒロト" w:date="2025-01-29T22:45:00Z" w16du:dateUtc="2025-01-29T13:45:00Z">
            <w:tblPrEx>
              <w:tblLook w:val="05A0" w:firstRow="1" w:lastRow="0" w:firstColumn="1" w:lastColumn="1" w:noHBand="0" w:noVBand="1"/>
            </w:tblPrEx>
          </w:tblPrExChange>
        </w:tblPrEx>
        <w:trPr>
          <w:trHeight w:val="227"/>
          <w:trPrChange w:id="167" w:author="セキヒロト" w:date="2025-01-29T22:45:00Z" w16du:dateUtc="2025-01-29T13:45:00Z">
            <w:trPr>
              <w:trHeight w:val="227"/>
            </w:trPr>
          </w:trPrChange>
        </w:trPr>
        <w:tc>
          <w:tcPr>
            <w:tcW w:w="1985" w:type="dxa"/>
            <w:tcPrChange w:id="168" w:author="セキヒロト" w:date="2025-01-29T22:45:00Z" w16du:dateUtc="2025-01-29T13:45:00Z">
              <w:tcPr>
                <w:tcW w:w="1985" w:type="dxa"/>
                <w:gridSpan w:val="3"/>
              </w:tcPr>
            </w:tcPrChange>
          </w:tcPr>
          <w:p w14:paraId="731088AD" w14:textId="45131233" w:rsidR="002F63E6" w:rsidRDefault="002F63E6" w:rsidP="002F63E6">
            <w:pPr>
              <w:jc w:val="center"/>
            </w:pPr>
            <w:r>
              <w:t>Epoch</w:t>
            </w:r>
          </w:p>
        </w:tc>
        <w:tc>
          <w:tcPr>
            <w:tcW w:w="984" w:type="dxa"/>
            <w:vAlign w:val="center"/>
            <w:tcPrChange w:id="169" w:author="セキヒロト" w:date="2025-01-29T22:45:00Z" w16du:dateUtc="2025-01-29T13:45:00Z">
              <w:tcPr>
                <w:tcW w:w="335" w:type="dxa"/>
                <w:gridSpan w:val="2"/>
                <w:vAlign w:val="center"/>
              </w:tcPr>
            </w:tcPrChange>
          </w:tcPr>
          <w:p w14:paraId="5C5854F9" w14:textId="64A45900" w:rsidR="002F63E6" w:rsidRDefault="002F63E6" w:rsidP="002F63E6">
            <w:pPr>
              <w:jc w:val="center"/>
            </w:pPr>
            <w:r>
              <w:rPr>
                <w:rFonts w:hint="eastAsia"/>
              </w:rPr>
              <w:t>5000</w:t>
            </w:r>
          </w:p>
        </w:tc>
        <w:tc>
          <w:tcPr>
            <w:tcW w:w="985" w:type="dxa"/>
            <w:vAlign w:val="center"/>
            <w:tcPrChange w:id="170" w:author="セキヒロト" w:date="2025-01-29T22:45:00Z" w16du:dateUtc="2025-01-29T13:45:00Z">
              <w:tcPr>
                <w:tcW w:w="1309" w:type="dxa"/>
                <w:gridSpan w:val="3"/>
                <w:vAlign w:val="center"/>
              </w:tcPr>
            </w:tcPrChange>
          </w:tcPr>
          <w:p w14:paraId="43C0C586" w14:textId="77777777" w:rsidR="002F63E6" w:rsidRDefault="002F63E6" w:rsidP="002F63E6">
            <w:pPr>
              <w:jc w:val="center"/>
            </w:pPr>
            <w:r>
              <w:rPr>
                <w:rFonts w:hint="eastAsia"/>
              </w:rPr>
              <w:t>5000</w:t>
            </w:r>
          </w:p>
        </w:tc>
        <w:tc>
          <w:tcPr>
            <w:tcW w:w="985" w:type="dxa"/>
            <w:vAlign w:val="center"/>
            <w:tcPrChange w:id="171" w:author="セキヒロト" w:date="2025-01-29T22:45:00Z" w16du:dateUtc="2025-01-29T13:45:00Z">
              <w:tcPr>
                <w:tcW w:w="1310" w:type="dxa"/>
                <w:gridSpan w:val="2"/>
                <w:vAlign w:val="center"/>
              </w:tcPr>
            </w:tcPrChange>
          </w:tcPr>
          <w:p w14:paraId="55668330" w14:textId="022FC5BF" w:rsidR="002F63E6" w:rsidRDefault="002F63E6" w:rsidP="002F63E6">
            <w:pPr>
              <w:jc w:val="center"/>
            </w:pPr>
            <w:r>
              <w:rPr>
                <w:rFonts w:hint="eastAsia"/>
              </w:rPr>
              <w:t>10000</w:t>
            </w:r>
          </w:p>
        </w:tc>
      </w:tr>
      <w:tr w:rsidR="00F01D92" w14:paraId="158353CE" w14:textId="77777777" w:rsidTr="00F01D92">
        <w:tblPrEx>
          <w:tblPrExChange w:id="172" w:author="セキヒロト" w:date="2025-01-29T22:45:00Z" w16du:dateUtc="2025-01-29T13:45:00Z">
            <w:tblPrEx>
              <w:tblLook w:val="05A0" w:firstRow="1" w:lastRow="0" w:firstColumn="1" w:lastColumn="1" w:noHBand="0" w:noVBand="1"/>
            </w:tblPrEx>
          </w:tblPrExChange>
        </w:tblPrEx>
        <w:trPr>
          <w:trHeight w:val="227"/>
          <w:trPrChange w:id="173" w:author="セキヒロト" w:date="2025-01-29T22:45:00Z" w16du:dateUtc="2025-01-29T13:45:00Z">
            <w:trPr>
              <w:trHeight w:val="227"/>
            </w:trPr>
          </w:trPrChange>
        </w:trPr>
        <w:tc>
          <w:tcPr>
            <w:tcW w:w="1985" w:type="dxa"/>
            <w:tcPrChange w:id="174" w:author="セキヒロト" w:date="2025-01-29T22:45:00Z" w16du:dateUtc="2025-01-29T13:45:00Z">
              <w:tcPr>
                <w:tcW w:w="1985" w:type="dxa"/>
                <w:gridSpan w:val="3"/>
              </w:tcPr>
            </w:tcPrChange>
          </w:tcPr>
          <w:p w14:paraId="682921F1" w14:textId="4EE7A3B5" w:rsidR="002F63E6" w:rsidRDefault="002F63E6" w:rsidP="002F63E6">
            <w:pPr>
              <w:jc w:val="center"/>
            </w:pPr>
            <w:r w:rsidRPr="008E3F01">
              <w:t>Learning Rate</w:t>
            </w:r>
          </w:p>
        </w:tc>
        <w:tc>
          <w:tcPr>
            <w:tcW w:w="984" w:type="dxa"/>
            <w:vAlign w:val="center"/>
            <w:tcPrChange w:id="175" w:author="セキヒロト" w:date="2025-01-29T22:45:00Z" w16du:dateUtc="2025-01-29T13:45:00Z">
              <w:tcPr>
                <w:tcW w:w="335" w:type="dxa"/>
                <w:gridSpan w:val="2"/>
                <w:vAlign w:val="center"/>
              </w:tcPr>
            </w:tcPrChange>
          </w:tcPr>
          <w:p w14:paraId="0D07FB23" w14:textId="06A7593F" w:rsidR="002F63E6" w:rsidRDefault="002F63E6" w:rsidP="002F63E6">
            <w:pPr>
              <w:jc w:val="center"/>
            </w:pPr>
            <w:r>
              <w:rPr>
                <w:rFonts w:hint="eastAsia"/>
              </w:rPr>
              <w:t>0.00001</w:t>
            </w:r>
          </w:p>
        </w:tc>
        <w:tc>
          <w:tcPr>
            <w:tcW w:w="985" w:type="dxa"/>
            <w:vAlign w:val="center"/>
            <w:tcPrChange w:id="176" w:author="セキヒロト" w:date="2025-01-29T22:45:00Z" w16du:dateUtc="2025-01-29T13:45:00Z">
              <w:tcPr>
                <w:tcW w:w="1309" w:type="dxa"/>
                <w:gridSpan w:val="3"/>
                <w:vAlign w:val="center"/>
              </w:tcPr>
            </w:tcPrChange>
          </w:tcPr>
          <w:p w14:paraId="063A265D" w14:textId="77777777" w:rsidR="002F63E6" w:rsidRDefault="002F63E6" w:rsidP="002F63E6">
            <w:pPr>
              <w:jc w:val="center"/>
            </w:pPr>
            <w:r>
              <w:rPr>
                <w:rFonts w:hint="eastAsia"/>
              </w:rPr>
              <w:t>0.0001</w:t>
            </w:r>
          </w:p>
        </w:tc>
        <w:tc>
          <w:tcPr>
            <w:tcW w:w="985" w:type="dxa"/>
            <w:vAlign w:val="center"/>
            <w:tcPrChange w:id="177" w:author="セキヒロト" w:date="2025-01-29T22:45:00Z" w16du:dateUtc="2025-01-29T13:45:00Z">
              <w:tcPr>
                <w:tcW w:w="1310" w:type="dxa"/>
                <w:gridSpan w:val="2"/>
                <w:vAlign w:val="center"/>
              </w:tcPr>
            </w:tcPrChange>
          </w:tcPr>
          <w:p w14:paraId="7FDE7D8C" w14:textId="5FB72453" w:rsidR="002F63E6" w:rsidRDefault="002F63E6" w:rsidP="002F63E6">
            <w:pPr>
              <w:jc w:val="center"/>
            </w:pPr>
            <w:r>
              <w:rPr>
                <w:rFonts w:hint="eastAsia"/>
              </w:rPr>
              <w:t>0.0001</w:t>
            </w:r>
          </w:p>
        </w:tc>
      </w:tr>
      <w:tr w:rsidR="00F01D92" w14:paraId="79ACA11E" w14:textId="77777777" w:rsidTr="00F01D92">
        <w:tblPrEx>
          <w:tblPrExChange w:id="178" w:author="セキヒロト" w:date="2025-01-29T22:45:00Z" w16du:dateUtc="2025-01-29T13:45:00Z">
            <w:tblPrEx>
              <w:tblLook w:val="05A0" w:firstRow="1" w:lastRow="0" w:firstColumn="1" w:lastColumn="1" w:noHBand="0" w:noVBand="1"/>
            </w:tblPrEx>
          </w:tblPrExChange>
        </w:tblPrEx>
        <w:trPr>
          <w:trHeight w:val="227"/>
          <w:trPrChange w:id="179" w:author="セキヒロト" w:date="2025-01-29T22:45:00Z" w16du:dateUtc="2025-01-29T13:45:00Z">
            <w:trPr>
              <w:trHeight w:val="227"/>
            </w:trPr>
          </w:trPrChange>
        </w:trPr>
        <w:tc>
          <w:tcPr>
            <w:tcW w:w="1985" w:type="dxa"/>
            <w:tcPrChange w:id="180" w:author="セキヒロト" w:date="2025-01-29T22:45:00Z" w16du:dateUtc="2025-01-29T13:45:00Z">
              <w:tcPr>
                <w:tcW w:w="1985" w:type="dxa"/>
                <w:gridSpan w:val="3"/>
              </w:tcPr>
            </w:tcPrChange>
          </w:tcPr>
          <w:p w14:paraId="6A32C78C" w14:textId="77777777" w:rsidR="002F63E6" w:rsidRDefault="002F63E6" w:rsidP="002F63E6">
            <w:pPr>
              <w:jc w:val="center"/>
            </w:pPr>
            <w:r w:rsidRPr="008E3F01">
              <w:t>Optimizer</w:t>
            </w:r>
          </w:p>
        </w:tc>
        <w:tc>
          <w:tcPr>
            <w:tcW w:w="984" w:type="dxa"/>
            <w:vAlign w:val="center"/>
            <w:tcPrChange w:id="181" w:author="セキヒロト" w:date="2025-01-29T22:45:00Z" w16du:dateUtc="2025-01-29T13:45:00Z">
              <w:tcPr>
                <w:tcW w:w="335" w:type="dxa"/>
                <w:gridSpan w:val="2"/>
                <w:vAlign w:val="center"/>
              </w:tcPr>
            </w:tcPrChange>
          </w:tcPr>
          <w:p w14:paraId="391E2B2A" w14:textId="02D88AB0" w:rsidR="002F63E6" w:rsidRDefault="002F63E6" w:rsidP="002F63E6">
            <w:pPr>
              <w:jc w:val="center"/>
            </w:pPr>
            <w:r>
              <w:rPr>
                <w:rFonts w:hint="eastAsia"/>
              </w:rPr>
              <w:t>Adam</w:t>
            </w:r>
          </w:p>
        </w:tc>
        <w:tc>
          <w:tcPr>
            <w:tcW w:w="985" w:type="dxa"/>
            <w:vAlign w:val="center"/>
            <w:tcPrChange w:id="182" w:author="セキヒロト" w:date="2025-01-29T22:45:00Z" w16du:dateUtc="2025-01-29T13:45:00Z">
              <w:tcPr>
                <w:tcW w:w="1309" w:type="dxa"/>
                <w:gridSpan w:val="3"/>
                <w:vAlign w:val="center"/>
              </w:tcPr>
            </w:tcPrChange>
          </w:tcPr>
          <w:p w14:paraId="556AB3E9" w14:textId="77777777" w:rsidR="002F63E6" w:rsidRDefault="002F63E6" w:rsidP="002F63E6">
            <w:pPr>
              <w:jc w:val="center"/>
            </w:pPr>
            <w:r>
              <w:rPr>
                <w:rFonts w:hint="eastAsia"/>
              </w:rPr>
              <w:t>Adam</w:t>
            </w:r>
          </w:p>
        </w:tc>
        <w:tc>
          <w:tcPr>
            <w:tcW w:w="985" w:type="dxa"/>
            <w:vAlign w:val="center"/>
            <w:tcPrChange w:id="183" w:author="セキヒロト" w:date="2025-01-29T22:45:00Z" w16du:dateUtc="2025-01-29T13:45:00Z">
              <w:tcPr>
                <w:tcW w:w="1310" w:type="dxa"/>
                <w:gridSpan w:val="2"/>
                <w:vAlign w:val="center"/>
              </w:tcPr>
            </w:tcPrChange>
          </w:tcPr>
          <w:p w14:paraId="7984E0AF" w14:textId="77777777" w:rsidR="002F63E6" w:rsidRDefault="002F63E6" w:rsidP="002F63E6">
            <w:pPr>
              <w:jc w:val="center"/>
            </w:pPr>
            <w:r>
              <w:rPr>
                <w:rFonts w:hint="eastAsia"/>
              </w:rPr>
              <w:t>Adam</w:t>
            </w:r>
          </w:p>
        </w:tc>
      </w:tr>
      <w:tr w:rsidR="00F01D92" w14:paraId="7EAFA486" w14:textId="77777777" w:rsidTr="00F01D92">
        <w:tblPrEx>
          <w:tblPrExChange w:id="184" w:author="セキヒロト" w:date="2025-01-29T22:45:00Z" w16du:dateUtc="2025-01-29T13:45:00Z">
            <w:tblPrEx>
              <w:tblLook w:val="05A0" w:firstRow="1" w:lastRow="0" w:firstColumn="1" w:lastColumn="1" w:noHBand="0" w:noVBand="1"/>
            </w:tblPrEx>
          </w:tblPrExChange>
        </w:tblPrEx>
        <w:trPr>
          <w:trHeight w:val="227"/>
          <w:trPrChange w:id="185" w:author="セキヒロト" w:date="2025-01-29T22:45:00Z" w16du:dateUtc="2025-01-29T13:45:00Z">
            <w:trPr>
              <w:trHeight w:val="227"/>
            </w:trPr>
          </w:trPrChange>
        </w:trPr>
        <w:tc>
          <w:tcPr>
            <w:tcW w:w="1985" w:type="dxa"/>
            <w:tcPrChange w:id="186" w:author="セキヒロト" w:date="2025-01-29T22:45:00Z" w16du:dateUtc="2025-01-29T13:45:00Z">
              <w:tcPr>
                <w:tcW w:w="1985" w:type="dxa"/>
                <w:gridSpan w:val="3"/>
              </w:tcPr>
            </w:tcPrChange>
          </w:tcPr>
          <w:p w14:paraId="6EADEC5D" w14:textId="5033AD44" w:rsidR="002F63E6" w:rsidRDefault="002F63E6" w:rsidP="002F63E6">
            <w:pPr>
              <w:jc w:val="center"/>
            </w:pPr>
            <w:r w:rsidRPr="00FD11DA">
              <w:t xml:space="preserve">Loss </w:t>
            </w:r>
            <w:r w:rsidR="00AB242A">
              <w:t>F</w:t>
            </w:r>
            <w:r w:rsidRPr="00FD11DA">
              <w:t>unction</w:t>
            </w:r>
          </w:p>
        </w:tc>
        <w:tc>
          <w:tcPr>
            <w:tcW w:w="984" w:type="dxa"/>
            <w:vAlign w:val="center"/>
            <w:tcPrChange w:id="187" w:author="セキヒロト" w:date="2025-01-29T22:45:00Z" w16du:dateUtc="2025-01-29T13:45:00Z">
              <w:tcPr>
                <w:tcW w:w="335" w:type="dxa"/>
                <w:gridSpan w:val="2"/>
                <w:vAlign w:val="center"/>
              </w:tcPr>
            </w:tcPrChange>
          </w:tcPr>
          <w:p w14:paraId="21519E5A" w14:textId="36254160" w:rsidR="002F63E6" w:rsidRDefault="002F63E6" w:rsidP="002F63E6">
            <w:pPr>
              <w:jc w:val="center"/>
            </w:pPr>
            <w:r>
              <w:rPr>
                <w:rFonts w:hint="eastAsia"/>
              </w:rPr>
              <w:t>L1</w:t>
            </w:r>
          </w:p>
        </w:tc>
        <w:tc>
          <w:tcPr>
            <w:tcW w:w="985" w:type="dxa"/>
            <w:vAlign w:val="center"/>
            <w:tcPrChange w:id="188" w:author="セキヒロト" w:date="2025-01-29T22:45:00Z" w16du:dateUtc="2025-01-29T13:45:00Z">
              <w:tcPr>
                <w:tcW w:w="1309" w:type="dxa"/>
                <w:gridSpan w:val="3"/>
                <w:vAlign w:val="center"/>
              </w:tcPr>
            </w:tcPrChange>
          </w:tcPr>
          <w:p w14:paraId="5334B232" w14:textId="77777777" w:rsidR="002F63E6" w:rsidRDefault="002F63E6" w:rsidP="002F63E6">
            <w:pPr>
              <w:jc w:val="center"/>
            </w:pPr>
            <w:r>
              <w:rPr>
                <w:rFonts w:hint="eastAsia"/>
              </w:rPr>
              <w:t>Log-</w:t>
            </w:r>
            <w:proofErr w:type="spellStart"/>
            <w:r>
              <w:rPr>
                <w:rFonts w:hint="eastAsia"/>
              </w:rPr>
              <w:t>Cosh</w:t>
            </w:r>
            <w:proofErr w:type="spellEnd"/>
          </w:p>
        </w:tc>
        <w:tc>
          <w:tcPr>
            <w:tcW w:w="985" w:type="dxa"/>
            <w:vAlign w:val="center"/>
            <w:tcPrChange w:id="189" w:author="セキヒロト" w:date="2025-01-29T22:45:00Z" w16du:dateUtc="2025-01-29T13:45:00Z">
              <w:tcPr>
                <w:tcW w:w="1310" w:type="dxa"/>
                <w:gridSpan w:val="2"/>
                <w:vAlign w:val="center"/>
              </w:tcPr>
            </w:tcPrChange>
          </w:tcPr>
          <w:p w14:paraId="27A4F74A" w14:textId="77777777" w:rsidR="002F63E6" w:rsidRDefault="002F63E6" w:rsidP="002F63E6">
            <w:pPr>
              <w:jc w:val="center"/>
            </w:pPr>
            <w:r>
              <w:rPr>
                <w:rFonts w:hint="eastAsia"/>
              </w:rPr>
              <w:t>Log-</w:t>
            </w:r>
            <w:proofErr w:type="spellStart"/>
            <w:r>
              <w:rPr>
                <w:rFonts w:hint="eastAsia"/>
              </w:rPr>
              <w:t>Cosh</w:t>
            </w:r>
            <w:proofErr w:type="spellEnd"/>
          </w:p>
        </w:tc>
      </w:tr>
      <w:tr w:rsidR="00F01D92" w14:paraId="47D0E432" w14:textId="77777777" w:rsidTr="00F01D92">
        <w:tblPrEx>
          <w:tblPrExChange w:id="190" w:author="セキヒロト" w:date="2025-01-29T22:45:00Z" w16du:dateUtc="2025-01-29T13:45:00Z">
            <w:tblPrEx>
              <w:tblLook w:val="04E0" w:firstRow="1" w:lastRow="1" w:firstColumn="1" w:lastColumn="0" w:noHBand="0" w:noVBand="1"/>
            </w:tblPrEx>
          </w:tblPrExChange>
        </w:tblPrEx>
        <w:trPr>
          <w:trHeight w:val="227"/>
          <w:trPrChange w:id="191" w:author="セキヒロト" w:date="2025-01-29T22:45:00Z" w16du:dateUtc="2025-01-29T13:45:00Z">
            <w:trPr>
              <w:trHeight w:val="227"/>
            </w:trPr>
          </w:trPrChange>
        </w:trPr>
        <w:tc>
          <w:tcPr>
            <w:tcW w:w="1985" w:type="dxa"/>
            <w:tcPrChange w:id="192" w:author="セキヒロト" w:date="2025-01-29T22:45:00Z" w16du:dateUtc="2025-01-29T13:45:00Z">
              <w:tcPr>
                <w:tcW w:w="1985" w:type="dxa"/>
                <w:gridSpan w:val="3"/>
              </w:tcPr>
            </w:tcPrChange>
          </w:tcPr>
          <w:p w14:paraId="7CCFF8A5" w14:textId="64ECCBD3" w:rsidR="00AB242A" w:rsidRPr="00FD11DA" w:rsidRDefault="00AB242A" w:rsidP="002F63E6">
            <w:pPr>
              <w:jc w:val="center"/>
            </w:pPr>
            <w:r>
              <w:t>Time</w:t>
            </w:r>
            <w:r w:rsidR="00F07CDC">
              <w:t xml:space="preserve"> </w:t>
            </w:r>
            <w:r>
              <w:t>Steps</w:t>
            </w:r>
          </w:p>
        </w:tc>
        <w:tc>
          <w:tcPr>
            <w:tcW w:w="984" w:type="dxa"/>
            <w:vAlign w:val="center"/>
            <w:tcPrChange w:id="193" w:author="セキヒロト" w:date="2025-01-29T22:45:00Z" w16du:dateUtc="2025-01-29T13:45:00Z">
              <w:tcPr>
                <w:tcW w:w="335" w:type="dxa"/>
                <w:gridSpan w:val="2"/>
                <w:vAlign w:val="center"/>
              </w:tcPr>
            </w:tcPrChange>
          </w:tcPr>
          <w:p w14:paraId="5182DC7C" w14:textId="466F8EB2" w:rsidR="00AB242A" w:rsidRDefault="00AB242A" w:rsidP="002F63E6">
            <w:pPr>
              <w:jc w:val="center"/>
            </w:pPr>
            <w:r>
              <w:t>250</w:t>
            </w:r>
          </w:p>
        </w:tc>
        <w:tc>
          <w:tcPr>
            <w:tcW w:w="985" w:type="dxa"/>
            <w:vAlign w:val="center"/>
            <w:tcPrChange w:id="194" w:author="セキヒロト" w:date="2025-01-29T22:45:00Z" w16du:dateUtc="2025-01-29T13:45:00Z">
              <w:tcPr>
                <w:tcW w:w="1309" w:type="dxa"/>
                <w:gridSpan w:val="3"/>
                <w:vAlign w:val="center"/>
              </w:tcPr>
            </w:tcPrChange>
          </w:tcPr>
          <w:p w14:paraId="24515558" w14:textId="6748FC6A" w:rsidR="00AB242A" w:rsidRDefault="00AB242A" w:rsidP="002F63E6">
            <w:pPr>
              <w:jc w:val="center"/>
            </w:pPr>
            <w:r>
              <w:t>250</w:t>
            </w:r>
          </w:p>
        </w:tc>
        <w:tc>
          <w:tcPr>
            <w:tcW w:w="985" w:type="dxa"/>
            <w:vAlign w:val="center"/>
            <w:tcPrChange w:id="195" w:author="セキヒロト" w:date="2025-01-29T22:45:00Z" w16du:dateUtc="2025-01-29T13:45:00Z">
              <w:tcPr>
                <w:tcW w:w="1310" w:type="dxa"/>
                <w:gridSpan w:val="2"/>
                <w:vAlign w:val="center"/>
              </w:tcPr>
            </w:tcPrChange>
          </w:tcPr>
          <w:p w14:paraId="5F43D1B5" w14:textId="43A18EFE" w:rsidR="00AB242A" w:rsidRDefault="00AB242A" w:rsidP="002F63E6">
            <w:pPr>
              <w:jc w:val="center"/>
            </w:pPr>
            <w:r>
              <w:t>250</w:t>
            </w:r>
          </w:p>
        </w:tc>
      </w:tr>
    </w:tbl>
    <w:p w14:paraId="6FE09E96" w14:textId="33173B0C" w:rsidR="00CC75E2" w:rsidDel="00F01D92" w:rsidRDefault="00F01D92" w:rsidP="0053591B">
      <w:pPr>
        <w:jc w:val="left"/>
        <w:rPr>
          <w:del w:id="196" w:author="セキヒロト" w:date="2025-01-29T22:45:00Z" w16du:dateUtc="2025-01-29T13:45:00Z"/>
          <w:rFonts w:cs="Times New Roman"/>
          <w:noProof/>
        </w:rPr>
      </w:pPr>
      <w:r w:rsidRPr="0041469E">
        <w:rPr>
          <w:rFonts w:hint="eastAsia"/>
          <w:noProof/>
        </w:rPr>
        <w:drawing>
          <wp:anchor distT="0" distB="0" distL="114300" distR="114300" simplePos="0" relativeHeight="251663360" behindDoc="0" locked="0" layoutInCell="1" allowOverlap="1" wp14:anchorId="55DE4824" wp14:editId="09C10BCF">
            <wp:simplePos x="0" y="0"/>
            <wp:positionH relativeFrom="column">
              <wp:posOffset>1601470</wp:posOffset>
            </wp:positionH>
            <wp:positionV relativeFrom="paragraph">
              <wp:posOffset>3220795</wp:posOffset>
            </wp:positionV>
            <wp:extent cx="1563370" cy="1169035"/>
            <wp:effectExtent l="0" t="0" r="0" b="0"/>
            <wp:wrapThrough wrapText="bothSides">
              <wp:wrapPolygon edited="0">
                <wp:start x="0" y="0"/>
                <wp:lineTo x="0" y="21354"/>
                <wp:lineTo x="21407" y="21354"/>
                <wp:lineTo x="21407" y="0"/>
                <wp:lineTo x="0" y="0"/>
              </wp:wrapPolygon>
            </wp:wrapThrough>
            <wp:docPr id="58431194" name="図 1" descr="星の表面の白黒写真&#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1194" name="図 1" descr="星の表面の白黒写真&#10;&#10;自動的に生成された説明"/>
                    <pic:cNvPicPr/>
                  </pic:nvPicPr>
                  <pic:blipFill>
                    <a:blip r:embed="rId14">
                      <a:extLst>
                        <a:ext uri="{28A0092B-C50C-407E-A947-70E740481C1C}">
                          <a14:useLocalDpi xmlns:a14="http://schemas.microsoft.com/office/drawing/2010/main" val="0"/>
                        </a:ext>
                      </a:extLst>
                    </a:blip>
                    <a:stretch>
                      <a:fillRect/>
                    </a:stretch>
                  </pic:blipFill>
                  <pic:spPr>
                    <a:xfrm>
                      <a:off x="0" y="0"/>
                      <a:ext cx="1563370" cy="1169035"/>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68480" behindDoc="0" locked="0" layoutInCell="1" allowOverlap="1" wp14:anchorId="45034556" wp14:editId="4DEEAEE8">
                <wp:simplePos x="0" y="0"/>
                <wp:positionH relativeFrom="column">
                  <wp:posOffset>1598090</wp:posOffset>
                </wp:positionH>
                <wp:positionV relativeFrom="paragraph">
                  <wp:posOffset>2850470</wp:posOffset>
                </wp:positionV>
                <wp:extent cx="1562735" cy="233680"/>
                <wp:effectExtent l="0" t="0" r="0" b="0"/>
                <wp:wrapTopAndBottom/>
                <wp:docPr id="1283944838" name="テキスト ボックス 1"/>
                <wp:cNvGraphicFramePr/>
                <a:graphic xmlns:a="http://schemas.openxmlformats.org/drawingml/2006/main">
                  <a:graphicData uri="http://schemas.microsoft.com/office/word/2010/wordprocessingShape">
                    <wps:wsp>
                      <wps:cNvSpPr txBox="1"/>
                      <wps:spPr>
                        <a:xfrm>
                          <a:off x="0" y="0"/>
                          <a:ext cx="1562735" cy="233680"/>
                        </a:xfrm>
                        <a:prstGeom prst="rect">
                          <a:avLst/>
                        </a:prstGeom>
                        <a:noFill/>
                        <a:ln w="6350">
                          <a:noFill/>
                        </a:ln>
                      </wps:spPr>
                      <wps:txbx>
                        <w:txbxContent>
                          <w:p w14:paraId="731D016A" w14:textId="5329C5B9" w:rsidR="004A3585" w:rsidRDefault="004A3585" w:rsidP="004A3585">
                            <w:r>
                              <w:rPr>
                                <w:rFonts w:hint="eastAsia"/>
                              </w:rPr>
                              <w:t>図</w:t>
                            </w:r>
                            <w:r>
                              <w:rPr>
                                <w:rFonts w:hint="eastAsia"/>
                              </w:rPr>
                              <w:t xml:space="preserve">2 </w:t>
                            </w:r>
                            <w:r>
                              <w:rPr>
                                <w:rFonts w:hint="eastAsia"/>
                              </w:rPr>
                              <w:t>造影後テストデータ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34556" id="_x0000_s1030" type="#_x0000_t202" style="position:absolute;margin-left:125.85pt;margin-top:224.45pt;width:123.05pt;height:1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" filled="f" stroked="f" strokeweight=".5pt">
                <v:textbox>
                  <w:txbxContent>
                    <w:p w14:paraId="731D016A" w14:textId="5329C5B9" w:rsidR="004A3585" w:rsidRDefault="004A3585" w:rsidP="004A3585">
                      <w:r>
                        <w:rPr>
                          <w:rFonts w:hint="eastAsia"/>
                        </w:rPr>
                        <w:t>図</w:t>
                      </w:r>
                      <w:r>
                        <w:rPr>
                          <w:rFonts w:hint="eastAsia"/>
                        </w:rPr>
                        <w:t xml:space="preserve">2 </w:t>
                      </w:r>
                      <w:r>
                        <w:rPr>
                          <w:rFonts w:hint="eastAsia"/>
                        </w:rPr>
                        <w:t>造影後テストデータ</w:t>
                      </w:r>
                    </w:p>
                  </w:txbxContent>
                </v:textbox>
                <w10:wrap type="topAndBottom"/>
              </v:shape>
            </w:pict>
          </mc:Fallback>
        </mc:AlternateContent>
      </w:r>
      <w:r w:rsidRPr="0041469E">
        <w:rPr>
          <w:noProof/>
        </w:rPr>
        <w:drawing>
          <wp:anchor distT="0" distB="0" distL="114300" distR="114300" simplePos="0" relativeHeight="251661312" behindDoc="1" locked="0" layoutInCell="1" allowOverlap="1" wp14:anchorId="1EFEF07F" wp14:editId="58B8E8A6">
            <wp:simplePos x="0" y="0"/>
            <wp:positionH relativeFrom="column">
              <wp:posOffset>1591945</wp:posOffset>
            </wp:positionH>
            <wp:positionV relativeFrom="paragraph">
              <wp:posOffset>1730375</wp:posOffset>
            </wp:positionV>
            <wp:extent cx="1574800" cy="1158875"/>
            <wp:effectExtent l="0" t="0" r="0" b="0"/>
            <wp:wrapThrough wrapText="bothSides">
              <wp:wrapPolygon edited="0">
                <wp:start x="0" y="0"/>
                <wp:lineTo x="0" y="21304"/>
                <wp:lineTo x="21426" y="21304"/>
                <wp:lineTo x="21426" y="0"/>
                <wp:lineTo x="0" y="0"/>
              </wp:wrapPolygon>
            </wp:wrapThrough>
            <wp:docPr id="1737496937" name="図 1" descr="座る, 写真, ホイール, 小さい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96937" name="図 1" descr="座る, 写真, ホイール, 小さい が含まれている画像&#10;&#10;自動的に生成された説明"/>
                    <pic:cNvPicPr/>
                  </pic:nvPicPr>
                  <pic:blipFill>
                    <a:blip r:embed="rId15">
                      <a:extLst>
                        <a:ext uri="{28A0092B-C50C-407E-A947-70E740481C1C}">
                          <a14:useLocalDpi xmlns:a14="http://schemas.microsoft.com/office/drawing/2010/main" val="0"/>
                        </a:ext>
                      </a:extLst>
                    </a:blip>
                    <a:stretch>
                      <a:fillRect/>
                    </a:stretch>
                  </pic:blipFill>
                  <pic:spPr>
                    <a:xfrm>
                      <a:off x="0" y="0"/>
                      <a:ext cx="1574800" cy="1158875"/>
                    </a:xfrm>
                    <a:prstGeom prst="rect">
                      <a:avLst/>
                    </a:prstGeom>
                  </pic:spPr>
                </pic:pic>
              </a:graphicData>
            </a:graphic>
            <wp14:sizeRelH relativeFrom="page">
              <wp14:pctWidth>0</wp14:pctWidth>
            </wp14:sizeRelH>
            <wp14:sizeRelV relativeFrom="page">
              <wp14:pctHeight>0</wp14:pctHeight>
            </wp14:sizeRelV>
          </wp:anchor>
        </w:drawing>
      </w:r>
      <w:r w:rsidRPr="0041469E">
        <w:rPr>
          <w:noProof/>
        </w:rPr>
        <w:drawing>
          <wp:anchor distT="0" distB="0" distL="114300" distR="114300" simplePos="0" relativeHeight="251675648" behindDoc="0" locked="0" layoutInCell="1" allowOverlap="1" wp14:anchorId="57D7E3F8" wp14:editId="48C21780">
            <wp:simplePos x="0" y="0"/>
            <wp:positionH relativeFrom="column">
              <wp:posOffset>-57785</wp:posOffset>
            </wp:positionH>
            <wp:positionV relativeFrom="paragraph">
              <wp:posOffset>1731645</wp:posOffset>
            </wp:positionV>
            <wp:extent cx="1621155" cy="1158875"/>
            <wp:effectExtent l="0" t="0" r="4445" b="0"/>
            <wp:wrapTopAndBottom/>
            <wp:docPr id="1569930125" name="図 1" descr="甲殻類, 動物,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30125" name="図 1" descr="甲殻類, 動物, 座る, テーブル が含まれている画像&#10;&#10;自動的に生成された説明"/>
                    <pic:cNvPicPr/>
                  </pic:nvPicPr>
                  <pic:blipFill>
                    <a:blip r:embed="rId16">
                      <a:extLst>
                        <a:ext uri="{28A0092B-C50C-407E-A947-70E740481C1C}">
                          <a14:useLocalDpi xmlns:a14="http://schemas.microsoft.com/office/drawing/2010/main" val="0"/>
                        </a:ext>
                      </a:extLst>
                    </a:blip>
                    <a:stretch>
                      <a:fillRect/>
                    </a:stretch>
                  </pic:blipFill>
                  <pic:spPr>
                    <a:xfrm>
                      <a:off x="0" y="0"/>
                      <a:ext cx="1621155" cy="1158875"/>
                    </a:xfrm>
                    <a:prstGeom prst="rect">
                      <a:avLst/>
                    </a:prstGeom>
                  </pic:spPr>
                </pic:pic>
              </a:graphicData>
            </a:graphic>
            <wp14:sizeRelH relativeFrom="page">
              <wp14:pctWidth>0</wp14:pctWidth>
            </wp14:sizeRelH>
            <wp14:sizeRelV relativeFrom="page">
              <wp14:pctHeight>0</wp14:pctHeight>
            </wp14:sizeRelV>
          </wp:anchor>
        </w:drawing>
      </w:r>
      <w:del w:id="197" w:author="セキヒロト" w:date="2025-01-29T22:45:00Z" w16du:dateUtc="2025-01-29T13:45:00Z">
        <w:r w:rsidR="0041469E" w:rsidRPr="0041469E" w:rsidDel="00F01D92">
          <w:rPr>
            <w:noProof/>
          </w:rPr>
          <w:delText xml:space="preserve"> </w:delText>
        </w:r>
        <w:r w:rsidR="00BE52AE" w:rsidDel="00F01D92">
          <w:delText xml:space="preserve">  </w:delText>
        </w:r>
      </w:del>
    </w:p>
    <w:p w14:paraId="0471E3D7" w14:textId="418F37EB" w:rsidR="00CC75E2" w:rsidDel="00F01D92" w:rsidRDefault="00CC75E2" w:rsidP="00E276B5">
      <w:pPr>
        <w:ind w:firstLineChars="50" w:firstLine="90"/>
        <w:jc w:val="left"/>
        <w:rPr>
          <w:del w:id="198" w:author="セキヒロト" w:date="2025-01-29T22:45:00Z" w16du:dateUtc="2025-01-29T13:45:00Z"/>
          <w:rFonts w:cs="Times New Roman"/>
          <w:noProof/>
        </w:rPr>
      </w:pPr>
    </w:p>
    <w:p w14:paraId="114EA123" w14:textId="455B3950" w:rsidR="00A40CE7" w:rsidDel="00FB1332" w:rsidRDefault="00A40CE7">
      <w:pPr>
        <w:ind w:firstLineChars="50" w:firstLine="102"/>
        <w:rPr>
          <w:del w:id="199" w:author="セキヒロト" w:date="2025-01-29T22:19:00Z" w16du:dateUtc="2025-01-29T13:19:00Z"/>
          <w:rFonts w:cs="Times New Roman"/>
          <w:b/>
          <w:sz w:val="20"/>
        </w:rPr>
        <w:pPrChange w:id="200" w:author="セキヒロト" w:date="2025-01-29T22:45:00Z" w16du:dateUtc="2025-01-29T13:45:00Z">
          <w:pPr/>
        </w:pPrChange>
      </w:pPr>
    </w:p>
    <w:p w14:paraId="6BC77236" w14:textId="12ABF9A2" w:rsidR="00A1583B" w:rsidRDefault="00A1583B" w:rsidP="00E276B5">
      <w:pPr>
        <w:jc w:val="left"/>
        <w:rPr>
          <w:rFonts w:cs="Times New Roman"/>
          <w:b/>
          <w:sz w:val="20"/>
        </w:rPr>
      </w:pPr>
    </w:p>
    <w:p w14:paraId="025CD9DB" w14:textId="01A102E3" w:rsidR="00F01D92" w:rsidRDefault="00F01D92" w:rsidP="00E276B5">
      <w:pPr>
        <w:jc w:val="left"/>
        <w:rPr>
          <w:ins w:id="201" w:author="セキヒロト" w:date="2025-01-29T22:50:00Z" w16du:dateUtc="2025-01-29T13:50:00Z"/>
          <w:rFonts w:cs="Times New Roman"/>
          <w:b/>
          <w:sz w:val="20"/>
        </w:rPr>
      </w:pPr>
    </w:p>
    <w:p w14:paraId="14F28F5E" w14:textId="77777777" w:rsidR="00F01D92" w:rsidRDefault="00F01D92" w:rsidP="00E276B5">
      <w:pPr>
        <w:jc w:val="left"/>
        <w:rPr>
          <w:ins w:id="202" w:author="セキヒロト" w:date="2025-01-29T22:48:00Z" w16du:dateUtc="2025-01-29T13:48:00Z"/>
          <w:rFonts w:cs="Times New Roman"/>
          <w:b/>
          <w:sz w:val="20"/>
        </w:rPr>
      </w:pPr>
    </w:p>
    <w:p w14:paraId="3FDFD7F0" w14:textId="664BD576" w:rsidR="00FF2A9F" w:rsidRPr="00E162C7" w:rsidRDefault="00E162C7" w:rsidP="00E276B5">
      <w:pPr>
        <w:jc w:val="left"/>
        <w:rPr>
          <w:rFonts w:cs="Times New Roman"/>
          <w:b/>
          <w:sz w:val="20"/>
        </w:rPr>
      </w:pPr>
      <w:r w:rsidRPr="00E162C7">
        <w:rPr>
          <w:rFonts w:cs="Times New Roman" w:hint="eastAsia"/>
          <w:b/>
          <w:sz w:val="20"/>
        </w:rPr>
        <w:t>参考文献</w:t>
      </w:r>
    </w:p>
    <w:p w14:paraId="05D34620" w14:textId="3575334B" w:rsidR="00FB1332" w:rsidRDefault="00FB1332" w:rsidP="00FB1332">
      <w:pPr>
        <w:pStyle w:val="a5"/>
        <w:numPr>
          <w:ilvl w:val="0"/>
          <w:numId w:val="2"/>
        </w:numPr>
        <w:ind w:leftChars="0"/>
        <w:rPr>
          <w:ins w:id="203" w:author="セキヒロト" w:date="2025-01-29T22:19:00Z" w16du:dateUtc="2025-01-29T13:19:00Z"/>
        </w:rPr>
      </w:pPr>
      <w:ins w:id="204" w:author="セキヒロト" w:date="2025-01-29T22:19:00Z" w16du:dateUtc="2025-01-29T13:19:00Z">
        <w:r>
          <w:rPr>
            <w:rFonts w:hint="eastAsia"/>
          </w:rPr>
          <w:t>白岩美咲</w:t>
        </w:r>
        <w:r>
          <w:rPr>
            <w:rFonts w:hint="eastAsia"/>
          </w:rPr>
          <w:t xml:space="preserve">, </w:t>
        </w:r>
        <w:r>
          <w:rPr>
            <w:rFonts w:hint="eastAsia"/>
          </w:rPr>
          <w:t>医用画</w:t>
        </w:r>
        <w:r>
          <w:rPr>
            <w:rFonts w:hint="eastAsia"/>
            <w:lang w:eastAsia="zh-CN"/>
          </w:rPr>
          <w:t>像情報学会雑誌</w:t>
        </w:r>
        <w:r>
          <w:rPr>
            <w:rFonts w:hint="eastAsia"/>
            <w:lang w:eastAsia="zh-CN"/>
          </w:rPr>
          <w:t xml:space="preserve">(2012), 29 </w:t>
        </w:r>
        <w:r>
          <w:rPr>
            <w:rFonts w:hint="eastAsia"/>
            <w:lang w:eastAsia="zh-CN"/>
          </w:rPr>
          <w:t>巻</w:t>
        </w:r>
        <w:r>
          <w:rPr>
            <w:rFonts w:hint="eastAsia"/>
            <w:lang w:eastAsia="zh-CN"/>
          </w:rPr>
          <w:t xml:space="preserve">, 4 </w:t>
        </w:r>
        <w:r>
          <w:rPr>
            <w:rFonts w:hint="eastAsia"/>
            <w:lang w:eastAsia="zh-CN"/>
          </w:rPr>
          <w:t>号</w:t>
        </w:r>
        <w:r>
          <w:rPr>
            <w:rFonts w:hint="eastAsia"/>
            <w:lang w:eastAsia="zh-CN"/>
          </w:rPr>
          <w:t>, pp.78-81, 2012.</w:t>
        </w:r>
      </w:ins>
    </w:p>
    <w:p w14:paraId="185A124E" w14:textId="4C686F30" w:rsidR="007C188E" w:rsidRDefault="00901E5D" w:rsidP="00E276B5">
      <w:pPr>
        <w:pStyle w:val="a5"/>
        <w:numPr>
          <w:ilvl w:val="0"/>
          <w:numId w:val="2"/>
        </w:numPr>
        <w:ind w:leftChars="0"/>
      </w:pPr>
      <w:r>
        <w:rPr>
          <w:lang w:eastAsia="zh-CN"/>
        </w:rPr>
        <w:t>M. Amano, et al., BioMed, vol. 2020, p.1-9, 2022.</w:t>
      </w:r>
    </w:p>
    <w:p w14:paraId="6DB88235" w14:textId="0A2AB88A" w:rsidR="000C0549" w:rsidRDefault="000C0549" w:rsidP="00504421">
      <w:pPr>
        <w:pStyle w:val="a5"/>
        <w:numPr>
          <w:ilvl w:val="0"/>
          <w:numId w:val="2"/>
        </w:numPr>
        <w:ind w:leftChars="0"/>
      </w:pPr>
      <w:r>
        <w:rPr>
          <w:rFonts w:hint="eastAsia"/>
        </w:rPr>
        <w:t>吉田雪子</w:t>
      </w:r>
      <w:r>
        <w:rPr>
          <w:rFonts w:hint="eastAsia"/>
        </w:rPr>
        <w:t xml:space="preserve">, </w:t>
      </w:r>
      <w:r>
        <w:rPr>
          <w:rFonts w:hint="eastAsia"/>
        </w:rPr>
        <w:t>日本大学理工学部応用情報工学科令和</w:t>
      </w:r>
      <w:r w:rsidR="0014365B">
        <w:t>4</w:t>
      </w:r>
      <w:r>
        <w:rPr>
          <w:rFonts w:hint="eastAsia"/>
        </w:rPr>
        <w:t>年度卒業論文</w:t>
      </w:r>
      <w:r>
        <w:rPr>
          <w:rFonts w:hint="eastAsia"/>
        </w:rPr>
        <w:t>, 2023.</w:t>
      </w:r>
    </w:p>
    <w:p w14:paraId="2E4CB4CB" w14:textId="2B91D7B9" w:rsidR="000C0549" w:rsidRDefault="000C0549" w:rsidP="00504421">
      <w:pPr>
        <w:pStyle w:val="a5"/>
        <w:numPr>
          <w:ilvl w:val="0"/>
          <w:numId w:val="2"/>
        </w:numPr>
        <w:ind w:leftChars="0"/>
      </w:pPr>
      <w:r>
        <w:rPr>
          <w:rFonts w:hint="eastAsia"/>
        </w:rPr>
        <w:t>鳥巣美優</w:t>
      </w:r>
      <w:r w:rsidR="0014365B">
        <w:rPr>
          <w:rFonts w:hint="eastAsia"/>
        </w:rPr>
        <w:t>，</w:t>
      </w:r>
      <w:r>
        <w:rPr>
          <w:rFonts w:hint="eastAsia"/>
        </w:rPr>
        <w:t>日本大学理工学部応用情報工学科令和</w:t>
      </w:r>
      <w:r w:rsidR="0014365B">
        <w:t>5</w:t>
      </w:r>
      <w:r>
        <w:rPr>
          <w:rFonts w:hint="eastAsia"/>
        </w:rPr>
        <w:t>年度卒業論文</w:t>
      </w:r>
      <w:r>
        <w:rPr>
          <w:rFonts w:hint="eastAsia"/>
        </w:rPr>
        <w:t>, 2024.</w:t>
      </w:r>
    </w:p>
    <w:p w14:paraId="5DF0BE7D" w14:textId="2F4578CC" w:rsidR="00C50099" w:rsidRDefault="00C50099" w:rsidP="00E276B5">
      <w:pPr>
        <w:pStyle w:val="a5"/>
        <w:numPr>
          <w:ilvl w:val="0"/>
          <w:numId w:val="2"/>
        </w:numPr>
        <w:ind w:leftChars="0"/>
      </w:pPr>
      <w:r>
        <w:t>J. Ho, et al.</w:t>
      </w:r>
      <w:r w:rsidR="00F5069A" w:rsidRPr="00F5069A">
        <w:t xml:space="preserve"> 2020, 33: 6840-6851.</w:t>
      </w:r>
      <w:r>
        <w:t>pp 6840-6851,2024</w:t>
      </w:r>
      <w:r>
        <w:rPr>
          <w:rFonts w:hint="eastAsia"/>
        </w:rPr>
        <w:t>.</w:t>
      </w:r>
    </w:p>
    <w:p w14:paraId="5AFC6F70" w14:textId="5CCABB10" w:rsidR="00C65FDC" w:rsidRPr="00517046" w:rsidRDefault="000F1A19" w:rsidP="00FB1332">
      <w:pPr>
        <w:pStyle w:val="a5"/>
        <w:numPr>
          <w:ilvl w:val="0"/>
          <w:numId w:val="2"/>
        </w:numPr>
        <w:ind w:leftChars="0"/>
      </w:pPr>
      <w:r>
        <w:t xml:space="preserve">F. Khader, et al, </w:t>
      </w:r>
      <w:proofErr w:type="spellStart"/>
      <w:r>
        <w:t>arXiv</w:t>
      </w:r>
      <w:proofErr w:type="spellEnd"/>
      <w:r>
        <w:t xml:space="preserve"> preprint arXiv:2211.03364, pp.1-20, 2022</w:t>
      </w:r>
    </w:p>
    <w:sectPr w:rsidR="00C65FDC" w:rsidRPr="00517046" w:rsidSect="00796C12">
      <w:type w:val="continuous"/>
      <w:pgSz w:w="11906" w:h="16838"/>
      <w:pgMar w:top="1418" w:right="851" w:bottom="1134" w:left="851" w:header="851" w:footer="992" w:gutter="0"/>
      <w:cols w:num="2"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セキヒロト" w:date="2025-01-24T13:18:00Z" w:initials="ヒセ">
    <w:p w14:paraId="67D6F569" w14:textId="77777777" w:rsidR="005300C4" w:rsidRDefault="005300C4" w:rsidP="0051648E">
      <w:pPr>
        <w:pStyle w:val="ad"/>
      </w:pPr>
      <w:r>
        <w:rPr>
          <w:rStyle w:val="ac"/>
        </w:rPr>
        <w:annotationRef/>
      </w:r>
      <w:r>
        <w:rPr>
          <w:rFonts w:hint="eastAsia"/>
        </w:rPr>
        <w:t>カンマにしようか。</w:t>
      </w:r>
    </w:p>
  </w:comment>
  <w:comment w:id="115" w:author="セキヒロト" w:date="2025-01-29T12:18:00Z" w:initials="H">
    <w:p w14:paraId="681A7252" w14:textId="7F587B86" w:rsidR="00A70DC4" w:rsidRDefault="00A70DC4" w:rsidP="00A70DC4">
      <w:pPr>
        <w:jc w:val="left"/>
      </w:pPr>
      <w:r>
        <w:rPr>
          <w:rStyle w:val="ac"/>
        </w:rPr>
        <w:annotationRef/>
      </w:r>
      <w:r>
        <w:rPr>
          <w:rFonts w:hint="eastAsia"/>
        </w:rPr>
        <w:t>ハイパーパラメータの調整を研究と呼びたくないので、他のことも書いてください。</w:t>
      </w:r>
    </w:p>
  </w:comment>
  <w:comment w:id="132" w:author="セキヒロト" w:date="2025-01-29T12:13:00Z" w:initials="H">
    <w:p w14:paraId="78E51A31" w14:textId="2531484A" w:rsidR="00313732" w:rsidRDefault="00313732" w:rsidP="00313732">
      <w:pPr>
        <w:jc w:val="left"/>
      </w:pPr>
      <w:r>
        <w:rPr>
          <w:rStyle w:val="ac"/>
        </w:rPr>
        <w:annotationRef/>
      </w:r>
      <w:r>
        <w:rPr>
          <w:rFonts w:hint="eastAsia"/>
        </w:rPr>
        <w:t>拡散モデルではタイムステップ数も重要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D6F569" w15:done="1"/>
  <w15:commentEx w15:paraId="681A7252" w15:done="1"/>
  <w15:commentEx w15:paraId="78E51A3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53F66A" w16cex:dateUtc="2025-01-24T04:18:00Z"/>
  <w16cex:commentExtensible w16cex:durableId="2A5293F8" w16cex:dateUtc="2025-01-29T03:18:00Z"/>
  <w16cex:commentExtensible w16cex:durableId="167816CC" w16cex:dateUtc="2025-01-29T0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D6F569" w16cid:durableId="3D53F66A"/>
  <w16cid:commentId w16cid:paraId="681A7252" w16cid:durableId="2A5293F8"/>
  <w16cid:commentId w16cid:paraId="78E51A31" w16cid:durableId="167816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66CF5" w14:textId="77777777" w:rsidR="000D19BC" w:rsidRDefault="000D19BC" w:rsidP="00C56688">
      <w:pPr>
        <w:spacing w:line="240" w:lineRule="auto"/>
      </w:pPr>
      <w:r>
        <w:separator/>
      </w:r>
    </w:p>
  </w:endnote>
  <w:endnote w:type="continuationSeparator" w:id="0">
    <w:p w14:paraId="0AFC3C75" w14:textId="77777777" w:rsidR="000D19BC" w:rsidRDefault="000D19BC" w:rsidP="00C566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3D97D" w14:textId="77777777" w:rsidR="000D19BC" w:rsidRDefault="000D19BC" w:rsidP="00C56688">
      <w:pPr>
        <w:spacing w:line="240" w:lineRule="auto"/>
      </w:pPr>
      <w:r>
        <w:separator/>
      </w:r>
    </w:p>
  </w:footnote>
  <w:footnote w:type="continuationSeparator" w:id="0">
    <w:p w14:paraId="4DB0C4B3" w14:textId="77777777" w:rsidR="000D19BC" w:rsidRDefault="000D19BC" w:rsidP="00C566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6B5"/>
    <w:multiLevelType w:val="hybridMultilevel"/>
    <w:tmpl w:val="FBFCA806"/>
    <w:lvl w:ilvl="0" w:tplc="7C3EC98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EF167C7"/>
    <w:multiLevelType w:val="multilevel"/>
    <w:tmpl w:val="F9E2DFA6"/>
    <w:styleLink w:val="1"/>
    <w:lvl w:ilvl="0">
      <w:start w:val="1"/>
      <w:numFmt w:val="decimal"/>
      <w:lvlText w:val="%1."/>
      <w:lvlJc w:val="left"/>
      <w:pPr>
        <w:ind w:left="440" w:hanging="440"/>
      </w:p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2" w15:restartNumberingAfterBreak="0">
    <w:nsid w:val="1AE62259"/>
    <w:multiLevelType w:val="multilevel"/>
    <w:tmpl w:val="64FA6972"/>
    <w:lvl w:ilvl="0">
      <w:start w:val="1"/>
      <w:numFmt w:val="decimal"/>
      <w:pStyle w:val="a"/>
      <w:lvlText w:val="%1."/>
      <w:lvlJc w:val="left"/>
      <w:pPr>
        <w:ind w:left="340" w:hanging="340"/>
      </w:pPr>
      <w:rPr>
        <w:rFonts w:ascii="Times New Roman" w:eastAsia="ＭＳ 明朝" w:hAnsi="Times New Roman" w:hint="default"/>
        <w:b/>
        <w:i w:val="0"/>
        <w:sz w:val="20"/>
      </w:rPr>
    </w:lvl>
    <w:lvl w:ilvl="1">
      <w:start w:val="1"/>
      <w:numFmt w:val="decimal"/>
      <w:pStyle w:val="a0"/>
      <w:lvlText w:val="%1.%2"/>
      <w:lvlJc w:val="left"/>
      <w:pPr>
        <w:ind w:left="397" w:hanging="397"/>
      </w:pPr>
      <w:rPr>
        <w:rFonts w:ascii="Times New Roman" w:hAnsi="Times New Roman" w:hint="default"/>
        <w:b/>
        <w:i w:val="0"/>
        <w:sz w:val="18"/>
      </w:rPr>
    </w:lvl>
    <w:lvl w:ilvl="2">
      <w:start w:val="1"/>
      <w:numFmt w:val="decimal"/>
      <w:lvlText w:val="%2.%1.%3"/>
      <w:lvlJc w:val="left"/>
      <w:pPr>
        <w:ind w:left="482" w:hanging="482"/>
      </w:pPr>
      <w:rPr>
        <w:rFonts w:hint="eastAsia"/>
        <w:b/>
        <w:i w:val="0"/>
        <w:sz w:val="18"/>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3" w15:restartNumberingAfterBreak="0">
    <w:nsid w:val="1B3E503A"/>
    <w:multiLevelType w:val="hybridMultilevel"/>
    <w:tmpl w:val="B71C397A"/>
    <w:lvl w:ilvl="0" w:tplc="7C3EC98A">
      <w:start w:val="1"/>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30D17E29"/>
    <w:multiLevelType w:val="hybridMultilevel"/>
    <w:tmpl w:val="57B2A076"/>
    <w:lvl w:ilvl="0" w:tplc="0409000F">
      <w:start w:val="1"/>
      <w:numFmt w:val="decimal"/>
      <w:lvlText w:val="%1."/>
      <w:lvlJc w:val="left"/>
      <w:pPr>
        <w:ind w:left="724" w:hanging="440"/>
      </w:pPr>
    </w:lvl>
    <w:lvl w:ilvl="1" w:tplc="04090017" w:tentative="1">
      <w:start w:val="1"/>
      <w:numFmt w:val="aiueoFullWidth"/>
      <w:lvlText w:val="(%2)"/>
      <w:lvlJc w:val="left"/>
      <w:pPr>
        <w:ind w:left="1164" w:hanging="440"/>
      </w:pPr>
    </w:lvl>
    <w:lvl w:ilvl="2" w:tplc="04090011" w:tentative="1">
      <w:start w:val="1"/>
      <w:numFmt w:val="decimalEnclosedCircle"/>
      <w:lvlText w:val="%3"/>
      <w:lvlJc w:val="left"/>
      <w:pPr>
        <w:ind w:left="1604" w:hanging="440"/>
      </w:pPr>
    </w:lvl>
    <w:lvl w:ilvl="3" w:tplc="0409000F" w:tentative="1">
      <w:start w:val="1"/>
      <w:numFmt w:val="decimal"/>
      <w:lvlText w:val="%4."/>
      <w:lvlJc w:val="left"/>
      <w:pPr>
        <w:ind w:left="2044" w:hanging="440"/>
      </w:pPr>
    </w:lvl>
    <w:lvl w:ilvl="4" w:tplc="04090017" w:tentative="1">
      <w:start w:val="1"/>
      <w:numFmt w:val="aiueoFullWidth"/>
      <w:lvlText w:val="(%5)"/>
      <w:lvlJc w:val="left"/>
      <w:pPr>
        <w:ind w:left="2484" w:hanging="440"/>
      </w:pPr>
    </w:lvl>
    <w:lvl w:ilvl="5" w:tplc="04090011" w:tentative="1">
      <w:start w:val="1"/>
      <w:numFmt w:val="decimalEnclosedCircle"/>
      <w:lvlText w:val="%6"/>
      <w:lvlJc w:val="left"/>
      <w:pPr>
        <w:ind w:left="2924" w:hanging="440"/>
      </w:pPr>
    </w:lvl>
    <w:lvl w:ilvl="6" w:tplc="0409000F" w:tentative="1">
      <w:start w:val="1"/>
      <w:numFmt w:val="decimal"/>
      <w:lvlText w:val="%7."/>
      <w:lvlJc w:val="left"/>
      <w:pPr>
        <w:ind w:left="3364" w:hanging="440"/>
      </w:pPr>
    </w:lvl>
    <w:lvl w:ilvl="7" w:tplc="04090017" w:tentative="1">
      <w:start w:val="1"/>
      <w:numFmt w:val="aiueoFullWidth"/>
      <w:lvlText w:val="(%8)"/>
      <w:lvlJc w:val="left"/>
      <w:pPr>
        <w:ind w:left="3804" w:hanging="440"/>
      </w:pPr>
    </w:lvl>
    <w:lvl w:ilvl="8" w:tplc="04090011" w:tentative="1">
      <w:start w:val="1"/>
      <w:numFmt w:val="decimalEnclosedCircle"/>
      <w:lvlText w:val="%9"/>
      <w:lvlJc w:val="left"/>
      <w:pPr>
        <w:ind w:left="4244" w:hanging="440"/>
      </w:pPr>
    </w:lvl>
  </w:abstractNum>
  <w:abstractNum w:abstractNumId="5" w15:restartNumberingAfterBreak="0">
    <w:nsid w:val="5B3B2027"/>
    <w:multiLevelType w:val="hybridMultilevel"/>
    <w:tmpl w:val="76DC337E"/>
    <w:lvl w:ilvl="0" w:tplc="0409000F">
      <w:start w:val="1"/>
      <w:numFmt w:val="decimal"/>
      <w:lvlText w:val="%1."/>
      <w:lvlJc w:val="left"/>
      <w:pPr>
        <w:ind w:left="724" w:hanging="440"/>
      </w:pPr>
    </w:lvl>
    <w:lvl w:ilvl="1" w:tplc="04090017" w:tentative="1">
      <w:start w:val="1"/>
      <w:numFmt w:val="aiueoFullWidth"/>
      <w:lvlText w:val="(%2)"/>
      <w:lvlJc w:val="left"/>
      <w:pPr>
        <w:ind w:left="1164" w:hanging="440"/>
      </w:pPr>
    </w:lvl>
    <w:lvl w:ilvl="2" w:tplc="04090011" w:tentative="1">
      <w:start w:val="1"/>
      <w:numFmt w:val="decimalEnclosedCircle"/>
      <w:lvlText w:val="%3"/>
      <w:lvlJc w:val="left"/>
      <w:pPr>
        <w:ind w:left="1604" w:hanging="440"/>
      </w:pPr>
    </w:lvl>
    <w:lvl w:ilvl="3" w:tplc="0409000F" w:tentative="1">
      <w:start w:val="1"/>
      <w:numFmt w:val="decimal"/>
      <w:lvlText w:val="%4."/>
      <w:lvlJc w:val="left"/>
      <w:pPr>
        <w:ind w:left="2044" w:hanging="440"/>
      </w:pPr>
    </w:lvl>
    <w:lvl w:ilvl="4" w:tplc="04090017" w:tentative="1">
      <w:start w:val="1"/>
      <w:numFmt w:val="aiueoFullWidth"/>
      <w:lvlText w:val="(%5)"/>
      <w:lvlJc w:val="left"/>
      <w:pPr>
        <w:ind w:left="2484" w:hanging="440"/>
      </w:pPr>
    </w:lvl>
    <w:lvl w:ilvl="5" w:tplc="04090011" w:tentative="1">
      <w:start w:val="1"/>
      <w:numFmt w:val="decimalEnclosedCircle"/>
      <w:lvlText w:val="%6"/>
      <w:lvlJc w:val="left"/>
      <w:pPr>
        <w:ind w:left="2924" w:hanging="440"/>
      </w:pPr>
    </w:lvl>
    <w:lvl w:ilvl="6" w:tplc="0409000F" w:tentative="1">
      <w:start w:val="1"/>
      <w:numFmt w:val="decimal"/>
      <w:lvlText w:val="%7."/>
      <w:lvlJc w:val="left"/>
      <w:pPr>
        <w:ind w:left="3364" w:hanging="440"/>
      </w:pPr>
    </w:lvl>
    <w:lvl w:ilvl="7" w:tplc="04090017" w:tentative="1">
      <w:start w:val="1"/>
      <w:numFmt w:val="aiueoFullWidth"/>
      <w:lvlText w:val="(%8)"/>
      <w:lvlJc w:val="left"/>
      <w:pPr>
        <w:ind w:left="3804" w:hanging="440"/>
      </w:pPr>
    </w:lvl>
    <w:lvl w:ilvl="8" w:tplc="04090011" w:tentative="1">
      <w:start w:val="1"/>
      <w:numFmt w:val="decimalEnclosedCircle"/>
      <w:lvlText w:val="%9"/>
      <w:lvlJc w:val="left"/>
      <w:pPr>
        <w:ind w:left="4244" w:hanging="440"/>
      </w:pPr>
    </w:lvl>
  </w:abstractNum>
  <w:abstractNum w:abstractNumId="6" w15:restartNumberingAfterBreak="0">
    <w:nsid w:val="5CFC798B"/>
    <w:multiLevelType w:val="hybridMultilevel"/>
    <w:tmpl w:val="3456322C"/>
    <w:lvl w:ilvl="0" w:tplc="0A8638B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324716E"/>
    <w:multiLevelType w:val="multilevel"/>
    <w:tmpl w:val="F760CC8C"/>
    <w:lvl w:ilvl="0">
      <w:start w:val="1"/>
      <w:numFmt w:val="decimal"/>
      <w:lvlText w:val="[%1]"/>
      <w:lvlJc w:val="left"/>
      <w:pPr>
        <w:ind w:left="284" w:hanging="284"/>
      </w:pPr>
      <w:rPr>
        <w:rFonts w:hint="eastAsia"/>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8" w15:restartNumberingAfterBreak="0">
    <w:nsid w:val="74A40608"/>
    <w:multiLevelType w:val="multilevel"/>
    <w:tmpl w:val="EF808A52"/>
    <w:styleLink w:val="2"/>
    <w:lvl w:ilvl="0">
      <w:start w:val="1"/>
      <w:numFmt w:val="decimal"/>
      <w:lvlText w:val="[%1]."/>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9" w15:restartNumberingAfterBreak="0">
    <w:nsid w:val="7E9F7851"/>
    <w:multiLevelType w:val="hybridMultilevel"/>
    <w:tmpl w:val="F9E2DFA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73942880">
    <w:abstractNumId w:val="2"/>
  </w:num>
  <w:num w:numId="2" w16cid:durableId="476147097">
    <w:abstractNumId w:val="7"/>
  </w:num>
  <w:num w:numId="3" w16cid:durableId="636448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0983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7388144">
    <w:abstractNumId w:val="6"/>
  </w:num>
  <w:num w:numId="6" w16cid:durableId="915044719">
    <w:abstractNumId w:val="5"/>
  </w:num>
  <w:num w:numId="7" w16cid:durableId="233398222">
    <w:abstractNumId w:val="4"/>
  </w:num>
  <w:num w:numId="8" w16cid:durableId="1561941741">
    <w:abstractNumId w:val="9"/>
  </w:num>
  <w:num w:numId="9" w16cid:durableId="2131120919">
    <w:abstractNumId w:val="3"/>
  </w:num>
  <w:num w:numId="10" w16cid:durableId="2020544275">
    <w:abstractNumId w:val="1"/>
  </w:num>
  <w:num w:numId="11" w16cid:durableId="178282657">
    <w:abstractNumId w:val="8"/>
  </w:num>
  <w:num w:numId="12" w16cid:durableId="14944879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セキヒロト">
    <w15:presenceInfo w15:providerId="AD" w15:userId="S::seki.hiroto@nihon-u.ac.jp::6fed4747-beac-48ad-8b58-c70db16850b1"/>
  </w15:person>
  <w15:person w15:author="ホンゴウハル">
    <w15:presenceInfo w15:providerId="AD" w15:userId="S::csha23809@g.nihon-u.ac.jp::24f75f6c-f4ea-4735-b526-2a94d6f0d4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9F"/>
    <w:rsid w:val="00004616"/>
    <w:rsid w:val="00010BF4"/>
    <w:rsid w:val="000123D2"/>
    <w:rsid w:val="00017112"/>
    <w:rsid w:val="00025C11"/>
    <w:rsid w:val="00026478"/>
    <w:rsid w:val="00030B1A"/>
    <w:rsid w:val="00034724"/>
    <w:rsid w:val="00037C01"/>
    <w:rsid w:val="00040C41"/>
    <w:rsid w:val="00041AF8"/>
    <w:rsid w:val="00041F92"/>
    <w:rsid w:val="00045296"/>
    <w:rsid w:val="00046D70"/>
    <w:rsid w:val="000514BA"/>
    <w:rsid w:val="000536EF"/>
    <w:rsid w:val="000561E5"/>
    <w:rsid w:val="00060892"/>
    <w:rsid w:val="00063A24"/>
    <w:rsid w:val="000651C5"/>
    <w:rsid w:val="00065DCA"/>
    <w:rsid w:val="00066A0B"/>
    <w:rsid w:val="00066BF3"/>
    <w:rsid w:val="00071894"/>
    <w:rsid w:val="00073DF7"/>
    <w:rsid w:val="00076F2E"/>
    <w:rsid w:val="00081585"/>
    <w:rsid w:val="00083322"/>
    <w:rsid w:val="00086616"/>
    <w:rsid w:val="00087BEA"/>
    <w:rsid w:val="00094D8A"/>
    <w:rsid w:val="000A03AC"/>
    <w:rsid w:val="000A15C0"/>
    <w:rsid w:val="000A2458"/>
    <w:rsid w:val="000B066C"/>
    <w:rsid w:val="000B73EF"/>
    <w:rsid w:val="000B7A9E"/>
    <w:rsid w:val="000C0549"/>
    <w:rsid w:val="000C2EE3"/>
    <w:rsid w:val="000C4257"/>
    <w:rsid w:val="000C49B5"/>
    <w:rsid w:val="000C64C3"/>
    <w:rsid w:val="000D19BC"/>
    <w:rsid w:val="000D343E"/>
    <w:rsid w:val="000D3ADF"/>
    <w:rsid w:val="000D3F3B"/>
    <w:rsid w:val="000E1CD1"/>
    <w:rsid w:val="000E4C40"/>
    <w:rsid w:val="000E6B08"/>
    <w:rsid w:val="000F1A19"/>
    <w:rsid w:val="000F4030"/>
    <w:rsid w:val="00100AE0"/>
    <w:rsid w:val="00100E9D"/>
    <w:rsid w:val="00101B86"/>
    <w:rsid w:val="00112D5C"/>
    <w:rsid w:val="00116186"/>
    <w:rsid w:val="00127904"/>
    <w:rsid w:val="001325C8"/>
    <w:rsid w:val="001335D9"/>
    <w:rsid w:val="0014365B"/>
    <w:rsid w:val="00143698"/>
    <w:rsid w:val="001454C9"/>
    <w:rsid w:val="00145F7A"/>
    <w:rsid w:val="0015066E"/>
    <w:rsid w:val="00160101"/>
    <w:rsid w:val="00162C29"/>
    <w:rsid w:val="00165340"/>
    <w:rsid w:val="00165FDE"/>
    <w:rsid w:val="00171C99"/>
    <w:rsid w:val="00180FD6"/>
    <w:rsid w:val="00187F8F"/>
    <w:rsid w:val="0019184B"/>
    <w:rsid w:val="00191D72"/>
    <w:rsid w:val="00192D3D"/>
    <w:rsid w:val="0019796A"/>
    <w:rsid w:val="001A2E0B"/>
    <w:rsid w:val="001A4D39"/>
    <w:rsid w:val="001A6482"/>
    <w:rsid w:val="001B20AA"/>
    <w:rsid w:val="001B33D7"/>
    <w:rsid w:val="001C10A2"/>
    <w:rsid w:val="001C5EA6"/>
    <w:rsid w:val="001C6B38"/>
    <w:rsid w:val="001D2F94"/>
    <w:rsid w:val="001D4E43"/>
    <w:rsid w:val="001E2557"/>
    <w:rsid w:val="001F196A"/>
    <w:rsid w:val="001F448A"/>
    <w:rsid w:val="001F6DA0"/>
    <w:rsid w:val="001F7D45"/>
    <w:rsid w:val="002017E7"/>
    <w:rsid w:val="0020677A"/>
    <w:rsid w:val="00212B64"/>
    <w:rsid w:val="00217011"/>
    <w:rsid w:val="00221448"/>
    <w:rsid w:val="0022661F"/>
    <w:rsid w:val="00226C46"/>
    <w:rsid w:val="00227696"/>
    <w:rsid w:val="002279DD"/>
    <w:rsid w:val="00227EA4"/>
    <w:rsid w:val="0023047D"/>
    <w:rsid w:val="002477A0"/>
    <w:rsid w:val="002510D6"/>
    <w:rsid w:val="00257362"/>
    <w:rsid w:val="0026057C"/>
    <w:rsid w:val="00261EA6"/>
    <w:rsid w:val="0026460E"/>
    <w:rsid w:val="00266D7A"/>
    <w:rsid w:val="002723B9"/>
    <w:rsid w:val="002733E9"/>
    <w:rsid w:val="0027400B"/>
    <w:rsid w:val="00276FFB"/>
    <w:rsid w:val="0028084A"/>
    <w:rsid w:val="002901E4"/>
    <w:rsid w:val="00290D11"/>
    <w:rsid w:val="00291669"/>
    <w:rsid w:val="00295643"/>
    <w:rsid w:val="00295683"/>
    <w:rsid w:val="00295C86"/>
    <w:rsid w:val="002A664F"/>
    <w:rsid w:val="002C3381"/>
    <w:rsid w:val="002E0555"/>
    <w:rsid w:val="002E0A49"/>
    <w:rsid w:val="002E1C1E"/>
    <w:rsid w:val="002E5347"/>
    <w:rsid w:val="002F0259"/>
    <w:rsid w:val="002F25BF"/>
    <w:rsid w:val="002F3C90"/>
    <w:rsid w:val="002F47DD"/>
    <w:rsid w:val="002F493A"/>
    <w:rsid w:val="002F63E6"/>
    <w:rsid w:val="003017DE"/>
    <w:rsid w:val="0030366C"/>
    <w:rsid w:val="00303AB8"/>
    <w:rsid w:val="00306DB8"/>
    <w:rsid w:val="00307E7C"/>
    <w:rsid w:val="003104D1"/>
    <w:rsid w:val="00313732"/>
    <w:rsid w:val="003225B5"/>
    <w:rsid w:val="003230C1"/>
    <w:rsid w:val="00323FA4"/>
    <w:rsid w:val="00326837"/>
    <w:rsid w:val="003329C1"/>
    <w:rsid w:val="003345BD"/>
    <w:rsid w:val="00337C8C"/>
    <w:rsid w:val="003439C9"/>
    <w:rsid w:val="003449EF"/>
    <w:rsid w:val="00345109"/>
    <w:rsid w:val="00351184"/>
    <w:rsid w:val="003536A8"/>
    <w:rsid w:val="0035532B"/>
    <w:rsid w:val="003563F3"/>
    <w:rsid w:val="0035685D"/>
    <w:rsid w:val="00357BD7"/>
    <w:rsid w:val="00370961"/>
    <w:rsid w:val="003779D6"/>
    <w:rsid w:val="003804BD"/>
    <w:rsid w:val="00381422"/>
    <w:rsid w:val="00384F1B"/>
    <w:rsid w:val="00387921"/>
    <w:rsid w:val="0039121D"/>
    <w:rsid w:val="00393356"/>
    <w:rsid w:val="003968C6"/>
    <w:rsid w:val="003A55BE"/>
    <w:rsid w:val="003B25DE"/>
    <w:rsid w:val="003B37D7"/>
    <w:rsid w:val="003B4799"/>
    <w:rsid w:val="003B6128"/>
    <w:rsid w:val="003B6D66"/>
    <w:rsid w:val="003C1427"/>
    <w:rsid w:val="003C22D7"/>
    <w:rsid w:val="003C6BA3"/>
    <w:rsid w:val="003C75E5"/>
    <w:rsid w:val="003D1A89"/>
    <w:rsid w:val="003D22B2"/>
    <w:rsid w:val="003D2CB4"/>
    <w:rsid w:val="003D431D"/>
    <w:rsid w:val="003D5E8D"/>
    <w:rsid w:val="003D5FB4"/>
    <w:rsid w:val="003D7A70"/>
    <w:rsid w:val="003E207F"/>
    <w:rsid w:val="003E23D3"/>
    <w:rsid w:val="003E473A"/>
    <w:rsid w:val="003F68DC"/>
    <w:rsid w:val="00403E4D"/>
    <w:rsid w:val="004040D9"/>
    <w:rsid w:val="004043CE"/>
    <w:rsid w:val="00406DB0"/>
    <w:rsid w:val="00407AD3"/>
    <w:rsid w:val="00413408"/>
    <w:rsid w:val="0041469E"/>
    <w:rsid w:val="00416872"/>
    <w:rsid w:val="00416983"/>
    <w:rsid w:val="00416ED2"/>
    <w:rsid w:val="004202BB"/>
    <w:rsid w:val="00422FCF"/>
    <w:rsid w:val="00423BB1"/>
    <w:rsid w:val="0042408D"/>
    <w:rsid w:val="00427B86"/>
    <w:rsid w:val="004301D9"/>
    <w:rsid w:val="004315CE"/>
    <w:rsid w:val="00432B01"/>
    <w:rsid w:val="00433A4E"/>
    <w:rsid w:val="00433BB1"/>
    <w:rsid w:val="00436780"/>
    <w:rsid w:val="004445BD"/>
    <w:rsid w:val="0044602B"/>
    <w:rsid w:val="0045392A"/>
    <w:rsid w:val="00471118"/>
    <w:rsid w:val="00477F01"/>
    <w:rsid w:val="00482DB4"/>
    <w:rsid w:val="004A0541"/>
    <w:rsid w:val="004A1C04"/>
    <w:rsid w:val="004A3585"/>
    <w:rsid w:val="004B190A"/>
    <w:rsid w:val="004B24A4"/>
    <w:rsid w:val="004C485F"/>
    <w:rsid w:val="004C51F8"/>
    <w:rsid w:val="004C6A6C"/>
    <w:rsid w:val="004C6C9A"/>
    <w:rsid w:val="004C754A"/>
    <w:rsid w:val="004C7796"/>
    <w:rsid w:val="004D02E9"/>
    <w:rsid w:val="004D07FC"/>
    <w:rsid w:val="004D0F1F"/>
    <w:rsid w:val="004D2BF5"/>
    <w:rsid w:val="004D3466"/>
    <w:rsid w:val="004D34AF"/>
    <w:rsid w:val="004D38FA"/>
    <w:rsid w:val="004E1157"/>
    <w:rsid w:val="004E12B9"/>
    <w:rsid w:val="004E6FC3"/>
    <w:rsid w:val="004F2EE0"/>
    <w:rsid w:val="00504421"/>
    <w:rsid w:val="005064AB"/>
    <w:rsid w:val="0051296F"/>
    <w:rsid w:val="00514932"/>
    <w:rsid w:val="0051648E"/>
    <w:rsid w:val="00516981"/>
    <w:rsid w:val="00517046"/>
    <w:rsid w:val="005218FE"/>
    <w:rsid w:val="005300C4"/>
    <w:rsid w:val="005309BA"/>
    <w:rsid w:val="00534B25"/>
    <w:rsid w:val="0053591B"/>
    <w:rsid w:val="00535ED1"/>
    <w:rsid w:val="00536DF1"/>
    <w:rsid w:val="00536E40"/>
    <w:rsid w:val="00544A21"/>
    <w:rsid w:val="00544F5D"/>
    <w:rsid w:val="005478FD"/>
    <w:rsid w:val="00554084"/>
    <w:rsid w:val="00554638"/>
    <w:rsid w:val="00555D34"/>
    <w:rsid w:val="00565942"/>
    <w:rsid w:val="005668AE"/>
    <w:rsid w:val="00573ADB"/>
    <w:rsid w:val="00575578"/>
    <w:rsid w:val="005811A7"/>
    <w:rsid w:val="0059043D"/>
    <w:rsid w:val="00590D17"/>
    <w:rsid w:val="005A052B"/>
    <w:rsid w:val="005A096F"/>
    <w:rsid w:val="005A1D8B"/>
    <w:rsid w:val="005B515E"/>
    <w:rsid w:val="005B542F"/>
    <w:rsid w:val="005C10C2"/>
    <w:rsid w:val="005C1C45"/>
    <w:rsid w:val="005C6A7D"/>
    <w:rsid w:val="005D2B7F"/>
    <w:rsid w:val="005D6E10"/>
    <w:rsid w:val="005E189E"/>
    <w:rsid w:val="005E2256"/>
    <w:rsid w:val="005E361A"/>
    <w:rsid w:val="005E39E2"/>
    <w:rsid w:val="005E46E0"/>
    <w:rsid w:val="005E6DF9"/>
    <w:rsid w:val="005E7A36"/>
    <w:rsid w:val="005F29F3"/>
    <w:rsid w:val="00603F64"/>
    <w:rsid w:val="00605C09"/>
    <w:rsid w:val="00606E5C"/>
    <w:rsid w:val="00613189"/>
    <w:rsid w:val="00613D8D"/>
    <w:rsid w:val="0061467C"/>
    <w:rsid w:val="00625CDF"/>
    <w:rsid w:val="00635118"/>
    <w:rsid w:val="00637F5E"/>
    <w:rsid w:val="006436C4"/>
    <w:rsid w:val="00646E52"/>
    <w:rsid w:val="006475AA"/>
    <w:rsid w:val="00647AED"/>
    <w:rsid w:val="0065225A"/>
    <w:rsid w:val="00657AB7"/>
    <w:rsid w:val="00661A0B"/>
    <w:rsid w:val="006623B1"/>
    <w:rsid w:val="00671E4B"/>
    <w:rsid w:val="00673993"/>
    <w:rsid w:val="00684568"/>
    <w:rsid w:val="0069412A"/>
    <w:rsid w:val="00694FD9"/>
    <w:rsid w:val="006A0EFF"/>
    <w:rsid w:val="006A25DF"/>
    <w:rsid w:val="006B3745"/>
    <w:rsid w:val="006B40A5"/>
    <w:rsid w:val="006C6EAF"/>
    <w:rsid w:val="006D26D4"/>
    <w:rsid w:val="006D5AA1"/>
    <w:rsid w:val="006D746B"/>
    <w:rsid w:val="006E595A"/>
    <w:rsid w:val="006E5F73"/>
    <w:rsid w:val="006F0A47"/>
    <w:rsid w:val="006F1128"/>
    <w:rsid w:val="006F1D30"/>
    <w:rsid w:val="006F32C0"/>
    <w:rsid w:val="006F4539"/>
    <w:rsid w:val="00702575"/>
    <w:rsid w:val="00707018"/>
    <w:rsid w:val="00724880"/>
    <w:rsid w:val="007255B6"/>
    <w:rsid w:val="00726D45"/>
    <w:rsid w:val="0073146F"/>
    <w:rsid w:val="007335AE"/>
    <w:rsid w:val="00733698"/>
    <w:rsid w:val="007338F0"/>
    <w:rsid w:val="0073656A"/>
    <w:rsid w:val="007365B3"/>
    <w:rsid w:val="007455D3"/>
    <w:rsid w:val="00745F75"/>
    <w:rsid w:val="0074712B"/>
    <w:rsid w:val="00747A26"/>
    <w:rsid w:val="00750C0B"/>
    <w:rsid w:val="0075303E"/>
    <w:rsid w:val="0075450F"/>
    <w:rsid w:val="00757062"/>
    <w:rsid w:val="00760EBF"/>
    <w:rsid w:val="00760F56"/>
    <w:rsid w:val="00764460"/>
    <w:rsid w:val="00764ACA"/>
    <w:rsid w:val="00776CDE"/>
    <w:rsid w:val="007829BF"/>
    <w:rsid w:val="007858F6"/>
    <w:rsid w:val="00793734"/>
    <w:rsid w:val="00793D24"/>
    <w:rsid w:val="00796C12"/>
    <w:rsid w:val="00796EB2"/>
    <w:rsid w:val="007A549F"/>
    <w:rsid w:val="007B0F1A"/>
    <w:rsid w:val="007B3AC0"/>
    <w:rsid w:val="007B57EE"/>
    <w:rsid w:val="007B6CF6"/>
    <w:rsid w:val="007C188E"/>
    <w:rsid w:val="007C191C"/>
    <w:rsid w:val="007C3587"/>
    <w:rsid w:val="007D0E7A"/>
    <w:rsid w:val="007D251F"/>
    <w:rsid w:val="007D2A46"/>
    <w:rsid w:val="007D3BB2"/>
    <w:rsid w:val="007D45AE"/>
    <w:rsid w:val="007E064E"/>
    <w:rsid w:val="007E3064"/>
    <w:rsid w:val="007E6313"/>
    <w:rsid w:val="007E67FE"/>
    <w:rsid w:val="007F379A"/>
    <w:rsid w:val="007F472D"/>
    <w:rsid w:val="007F5B8C"/>
    <w:rsid w:val="00801058"/>
    <w:rsid w:val="00804BD3"/>
    <w:rsid w:val="00806562"/>
    <w:rsid w:val="008065EC"/>
    <w:rsid w:val="008066D5"/>
    <w:rsid w:val="00806C31"/>
    <w:rsid w:val="00811688"/>
    <w:rsid w:val="00815357"/>
    <w:rsid w:val="00815757"/>
    <w:rsid w:val="00824D36"/>
    <w:rsid w:val="00832011"/>
    <w:rsid w:val="00847C5B"/>
    <w:rsid w:val="0085286D"/>
    <w:rsid w:val="008540A9"/>
    <w:rsid w:val="00861404"/>
    <w:rsid w:val="008643DD"/>
    <w:rsid w:val="008730B1"/>
    <w:rsid w:val="008737F3"/>
    <w:rsid w:val="008768AD"/>
    <w:rsid w:val="00884A54"/>
    <w:rsid w:val="00887B01"/>
    <w:rsid w:val="008955D9"/>
    <w:rsid w:val="008A03C3"/>
    <w:rsid w:val="008A15EF"/>
    <w:rsid w:val="008A1BF2"/>
    <w:rsid w:val="008A5B87"/>
    <w:rsid w:val="008B10F1"/>
    <w:rsid w:val="008B1129"/>
    <w:rsid w:val="008B5E56"/>
    <w:rsid w:val="008B613E"/>
    <w:rsid w:val="008B6DEF"/>
    <w:rsid w:val="008C0309"/>
    <w:rsid w:val="008C15C5"/>
    <w:rsid w:val="008D27FE"/>
    <w:rsid w:val="008D2924"/>
    <w:rsid w:val="008D2931"/>
    <w:rsid w:val="008D7130"/>
    <w:rsid w:val="008E33F9"/>
    <w:rsid w:val="008E372B"/>
    <w:rsid w:val="008E3F01"/>
    <w:rsid w:val="008E4323"/>
    <w:rsid w:val="008E6A2A"/>
    <w:rsid w:val="008F2664"/>
    <w:rsid w:val="00901E5D"/>
    <w:rsid w:val="00903406"/>
    <w:rsid w:val="00903613"/>
    <w:rsid w:val="00904859"/>
    <w:rsid w:val="00905A04"/>
    <w:rsid w:val="0090694F"/>
    <w:rsid w:val="0091269A"/>
    <w:rsid w:val="0092203A"/>
    <w:rsid w:val="00923994"/>
    <w:rsid w:val="00924189"/>
    <w:rsid w:val="009252A3"/>
    <w:rsid w:val="00925B7B"/>
    <w:rsid w:val="00926945"/>
    <w:rsid w:val="00926C21"/>
    <w:rsid w:val="00941948"/>
    <w:rsid w:val="00942ACA"/>
    <w:rsid w:val="009434D2"/>
    <w:rsid w:val="009523C8"/>
    <w:rsid w:val="00952880"/>
    <w:rsid w:val="00952B7D"/>
    <w:rsid w:val="009548BA"/>
    <w:rsid w:val="009552F6"/>
    <w:rsid w:val="009676AF"/>
    <w:rsid w:val="00970B09"/>
    <w:rsid w:val="00973FAB"/>
    <w:rsid w:val="0097557A"/>
    <w:rsid w:val="009762E9"/>
    <w:rsid w:val="009778B7"/>
    <w:rsid w:val="009829EA"/>
    <w:rsid w:val="00983E25"/>
    <w:rsid w:val="009900CF"/>
    <w:rsid w:val="00992F80"/>
    <w:rsid w:val="00993ABD"/>
    <w:rsid w:val="00996C63"/>
    <w:rsid w:val="0099794F"/>
    <w:rsid w:val="009A26A8"/>
    <w:rsid w:val="009A2A3E"/>
    <w:rsid w:val="009A3306"/>
    <w:rsid w:val="009A35ED"/>
    <w:rsid w:val="009B0C6A"/>
    <w:rsid w:val="009B405B"/>
    <w:rsid w:val="009B701A"/>
    <w:rsid w:val="009B7443"/>
    <w:rsid w:val="009C77D8"/>
    <w:rsid w:val="009D23F8"/>
    <w:rsid w:val="009D2DCE"/>
    <w:rsid w:val="009D4FD2"/>
    <w:rsid w:val="009D5024"/>
    <w:rsid w:val="009F3579"/>
    <w:rsid w:val="009F6B24"/>
    <w:rsid w:val="009F6D22"/>
    <w:rsid w:val="00A0083D"/>
    <w:rsid w:val="00A03CCA"/>
    <w:rsid w:val="00A07316"/>
    <w:rsid w:val="00A14B4C"/>
    <w:rsid w:val="00A1583B"/>
    <w:rsid w:val="00A2362F"/>
    <w:rsid w:val="00A243CD"/>
    <w:rsid w:val="00A264D7"/>
    <w:rsid w:val="00A26F11"/>
    <w:rsid w:val="00A347A1"/>
    <w:rsid w:val="00A40CE7"/>
    <w:rsid w:val="00A424AF"/>
    <w:rsid w:val="00A42BD0"/>
    <w:rsid w:val="00A54760"/>
    <w:rsid w:val="00A55A69"/>
    <w:rsid w:val="00A57EDB"/>
    <w:rsid w:val="00A61EB7"/>
    <w:rsid w:val="00A64757"/>
    <w:rsid w:val="00A65DFC"/>
    <w:rsid w:val="00A67DA5"/>
    <w:rsid w:val="00A70DC4"/>
    <w:rsid w:val="00A81685"/>
    <w:rsid w:val="00A838CE"/>
    <w:rsid w:val="00A84617"/>
    <w:rsid w:val="00A92B75"/>
    <w:rsid w:val="00A93060"/>
    <w:rsid w:val="00AA009A"/>
    <w:rsid w:val="00AA304E"/>
    <w:rsid w:val="00AB200A"/>
    <w:rsid w:val="00AB242A"/>
    <w:rsid w:val="00AC54B2"/>
    <w:rsid w:val="00AC788F"/>
    <w:rsid w:val="00AD02D6"/>
    <w:rsid w:val="00AD4B10"/>
    <w:rsid w:val="00AD5D18"/>
    <w:rsid w:val="00AD5E50"/>
    <w:rsid w:val="00AD77E8"/>
    <w:rsid w:val="00AD782A"/>
    <w:rsid w:val="00AE646E"/>
    <w:rsid w:val="00AF5459"/>
    <w:rsid w:val="00AF770E"/>
    <w:rsid w:val="00B01F47"/>
    <w:rsid w:val="00B058FC"/>
    <w:rsid w:val="00B0698B"/>
    <w:rsid w:val="00B06C86"/>
    <w:rsid w:val="00B1396A"/>
    <w:rsid w:val="00B1566B"/>
    <w:rsid w:val="00B16693"/>
    <w:rsid w:val="00B23B0C"/>
    <w:rsid w:val="00B26B68"/>
    <w:rsid w:val="00B33344"/>
    <w:rsid w:val="00B40B68"/>
    <w:rsid w:val="00B42868"/>
    <w:rsid w:val="00B51110"/>
    <w:rsid w:val="00B56F2C"/>
    <w:rsid w:val="00B606BB"/>
    <w:rsid w:val="00B61526"/>
    <w:rsid w:val="00B65076"/>
    <w:rsid w:val="00B650B3"/>
    <w:rsid w:val="00B70F7A"/>
    <w:rsid w:val="00B72FB3"/>
    <w:rsid w:val="00B73EE0"/>
    <w:rsid w:val="00B74203"/>
    <w:rsid w:val="00B766A4"/>
    <w:rsid w:val="00B805E6"/>
    <w:rsid w:val="00B83338"/>
    <w:rsid w:val="00B8490F"/>
    <w:rsid w:val="00B87C4B"/>
    <w:rsid w:val="00B96F74"/>
    <w:rsid w:val="00B97FF4"/>
    <w:rsid w:val="00BA18E2"/>
    <w:rsid w:val="00BA24F9"/>
    <w:rsid w:val="00BA3C17"/>
    <w:rsid w:val="00BA7FBD"/>
    <w:rsid w:val="00BB4760"/>
    <w:rsid w:val="00BB6125"/>
    <w:rsid w:val="00BC2856"/>
    <w:rsid w:val="00BD137B"/>
    <w:rsid w:val="00BD1885"/>
    <w:rsid w:val="00BD25A5"/>
    <w:rsid w:val="00BD2ADD"/>
    <w:rsid w:val="00BD2DC7"/>
    <w:rsid w:val="00BD5564"/>
    <w:rsid w:val="00BD5FBC"/>
    <w:rsid w:val="00BE52AE"/>
    <w:rsid w:val="00BE7FCA"/>
    <w:rsid w:val="00BF0743"/>
    <w:rsid w:val="00BF26DF"/>
    <w:rsid w:val="00C058B7"/>
    <w:rsid w:val="00C07C5C"/>
    <w:rsid w:val="00C11EFA"/>
    <w:rsid w:val="00C14CC8"/>
    <w:rsid w:val="00C15322"/>
    <w:rsid w:val="00C17884"/>
    <w:rsid w:val="00C178B2"/>
    <w:rsid w:val="00C20F33"/>
    <w:rsid w:val="00C23EFA"/>
    <w:rsid w:val="00C26B1B"/>
    <w:rsid w:val="00C27480"/>
    <w:rsid w:val="00C3313D"/>
    <w:rsid w:val="00C35FD4"/>
    <w:rsid w:val="00C37951"/>
    <w:rsid w:val="00C42005"/>
    <w:rsid w:val="00C47BF5"/>
    <w:rsid w:val="00C50099"/>
    <w:rsid w:val="00C56141"/>
    <w:rsid w:val="00C56688"/>
    <w:rsid w:val="00C616FD"/>
    <w:rsid w:val="00C65FDC"/>
    <w:rsid w:val="00C66A8E"/>
    <w:rsid w:val="00C677C4"/>
    <w:rsid w:val="00C72B53"/>
    <w:rsid w:val="00C743E0"/>
    <w:rsid w:val="00C7690E"/>
    <w:rsid w:val="00C770E1"/>
    <w:rsid w:val="00C8231F"/>
    <w:rsid w:val="00C82C9F"/>
    <w:rsid w:val="00C85AFC"/>
    <w:rsid w:val="00C91F68"/>
    <w:rsid w:val="00C9220D"/>
    <w:rsid w:val="00C92596"/>
    <w:rsid w:val="00C94AD6"/>
    <w:rsid w:val="00C94D60"/>
    <w:rsid w:val="00C95B23"/>
    <w:rsid w:val="00CA12DC"/>
    <w:rsid w:val="00CA2EC0"/>
    <w:rsid w:val="00CA5AAB"/>
    <w:rsid w:val="00CA65B1"/>
    <w:rsid w:val="00CA68C2"/>
    <w:rsid w:val="00CB366E"/>
    <w:rsid w:val="00CB6980"/>
    <w:rsid w:val="00CB7C3F"/>
    <w:rsid w:val="00CC1C7D"/>
    <w:rsid w:val="00CC4EDF"/>
    <w:rsid w:val="00CC75E2"/>
    <w:rsid w:val="00CC79B3"/>
    <w:rsid w:val="00CD1C30"/>
    <w:rsid w:val="00CD2A89"/>
    <w:rsid w:val="00CD7547"/>
    <w:rsid w:val="00CE141C"/>
    <w:rsid w:val="00CE2F6F"/>
    <w:rsid w:val="00CE4345"/>
    <w:rsid w:val="00CF1A58"/>
    <w:rsid w:val="00CF1EB3"/>
    <w:rsid w:val="00CF548D"/>
    <w:rsid w:val="00D00B82"/>
    <w:rsid w:val="00D01A62"/>
    <w:rsid w:val="00D023AF"/>
    <w:rsid w:val="00D03FAC"/>
    <w:rsid w:val="00D0401B"/>
    <w:rsid w:val="00D0406C"/>
    <w:rsid w:val="00D153F4"/>
    <w:rsid w:val="00D15A2D"/>
    <w:rsid w:val="00D2452C"/>
    <w:rsid w:val="00D246A2"/>
    <w:rsid w:val="00D279DB"/>
    <w:rsid w:val="00D279EC"/>
    <w:rsid w:val="00D309F4"/>
    <w:rsid w:val="00D32599"/>
    <w:rsid w:val="00D36DEE"/>
    <w:rsid w:val="00D4437B"/>
    <w:rsid w:val="00D457F4"/>
    <w:rsid w:val="00D47CFF"/>
    <w:rsid w:val="00D47E05"/>
    <w:rsid w:val="00D5073D"/>
    <w:rsid w:val="00D54492"/>
    <w:rsid w:val="00D54C45"/>
    <w:rsid w:val="00D60210"/>
    <w:rsid w:val="00D61768"/>
    <w:rsid w:val="00D654EE"/>
    <w:rsid w:val="00D6594E"/>
    <w:rsid w:val="00D673FB"/>
    <w:rsid w:val="00D6799A"/>
    <w:rsid w:val="00D72317"/>
    <w:rsid w:val="00D72F1B"/>
    <w:rsid w:val="00D73295"/>
    <w:rsid w:val="00D74248"/>
    <w:rsid w:val="00D756D8"/>
    <w:rsid w:val="00D803E9"/>
    <w:rsid w:val="00D84693"/>
    <w:rsid w:val="00D8580E"/>
    <w:rsid w:val="00D8700C"/>
    <w:rsid w:val="00D90D4B"/>
    <w:rsid w:val="00D92A1F"/>
    <w:rsid w:val="00D972EB"/>
    <w:rsid w:val="00DB026D"/>
    <w:rsid w:val="00DB1387"/>
    <w:rsid w:val="00DB75F1"/>
    <w:rsid w:val="00DB7B96"/>
    <w:rsid w:val="00DC0BFA"/>
    <w:rsid w:val="00DC6062"/>
    <w:rsid w:val="00DC7CA7"/>
    <w:rsid w:val="00DE1ACA"/>
    <w:rsid w:val="00DE59CE"/>
    <w:rsid w:val="00DF2A50"/>
    <w:rsid w:val="00E04BF7"/>
    <w:rsid w:val="00E04E70"/>
    <w:rsid w:val="00E07C60"/>
    <w:rsid w:val="00E15CF7"/>
    <w:rsid w:val="00E162C7"/>
    <w:rsid w:val="00E25710"/>
    <w:rsid w:val="00E276B5"/>
    <w:rsid w:val="00E277AF"/>
    <w:rsid w:val="00E31300"/>
    <w:rsid w:val="00E32CD5"/>
    <w:rsid w:val="00E3396A"/>
    <w:rsid w:val="00E348ED"/>
    <w:rsid w:val="00E40C8E"/>
    <w:rsid w:val="00E42EDA"/>
    <w:rsid w:val="00E43F6F"/>
    <w:rsid w:val="00E618AB"/>
    <w:rsid w:val="00E627A6"/>
    <w:rsid w:val="00E6381A"/>
    <w:rsid w:val="00E72F8F"/>
    <w:rsid w:val="00E73327"/>
    <w:rsid w:val="00E748E2"/>
    <w:rsid w:val="00E805BF"/>
    <w:rsid w:val="00EA16E9"/>
    <w:rsid w:val="00EA17E2"/>
    <w:rsid w:val="00EA229F"/>
    <w:rsid w:val="00EA3DCA"/>
    <w:rsid w:val="00EA4BDA"/>
    <w:rsid w:val="00EA4E41"/>
    <w:rsid w:val="00EA5AC3"/>
    <w:rsid w:val="00EA6C2C"/>
    <w:rsid w:val="00EB3A1E"/>
    <w:rsid w:val="00EC05D2"/>
    <w:rsid w:val="00EC399D"/>
    <w:rsid w:val="00EC7F69"/>
    <w:rsid w:val="00ED167E"/>
    <w:rsid w:val="00ED30DE"/>
    <w:rsid w:val="00ED47CC"/>
    <w:rsid w:val="00ED5E4B"/>
    <w:rsid w:val="00ED6D02"/>
    <w:rsid w:val="00EE136F"/>
    <w:rsid w:val="00EE32C4"/>
    <w:rsid w:val="00EE4386"/>
    <w:rsid w:val="00EE52BD"/>
    <w:rsid w:val="00EE66FC"/>
    <w:rsid w:val="00EE7410"/>
    <w:rsid w:val="00EF256E"/>
    <w:rsid w:val="00EF2F47"/>
    <w:rsid w:val="00EF32FE"/>
    <w:rsid w:val="00F01D92"/>
    <w:rsid w:val="00F02597"/>
    <w:rsid w:val="00F07CDC"/>
    <w:rsid w:val="00F10E38"/>
    <w:rsid w:val="00F12D2A"/>
    <w:rsid w:val="00F13939"/>
    <w:rsid w:val="00F15E97"/>
    <w:rsid w:val="00F22CA3"/>
    <w:rsid w:val="00F241E2"/>
    <w:rsid w:val="00F26AC7"/>
    <w:rsid w:val="00F3262C"/>
    <w:rsid w:val="00F32E48"/>
    <w:rsid w:val="00F33E19"/>
    <w:rsid w:val="00F36092"/>
    <w:rsid w:val="00F4156E"/>
    <w:rsid w:val="00F41B6F"/>
    <w:rsid w:val="00F5069A"/>
    <w:rsid w:val="00F54119"/>
    <w:rsid w:val="00F5418C"/>
    <w:rsid w:val="00F54689"/>
    <w:rsid w:val="00F57744"/>
    <w:rsid w:val="00F665E2"/>
    <w:rsid w:val="00F70164"/>
    <w:rsid w:val="00F734B9"/>
    <w:rsid w:val="00F74297"/>
    <w:rsid w:val="00F74894"/>
    <w:rsid w:val="00F842B4"/>
    <w:rsid w:val="00F84877"/>
    <w:rsid w:val="00F8598A"/>
    <w:rsid w:val="00F919A9"/>
    <w:rsid w:val="00F9265F"/>
    <w:rsid w:val="00F92F1F"/>
    <w:rsid w:val="00F97307"/>
    <w:rsid w:val="00FA1D4A"/>
    <w:rsid w:val="00FA593A"/>
    <w:rsid w:val="00FA7680"/>
    <w:rsid w:val="00FB1332"/>
    <w:rsid w:val="00FB2F4A"/>
    <w:rsid w:val="00FC02B3"/>
    <w:rsid w:val="00FC075E"/>
    <w:rsid w:val="00FC175A"/>
    <w:rsid w:val="00FC1E56"/>
    <w:rsid w:val="00FC27A5"/>
    <w:rsid w:val="00FC46FB"/>
    <w:rsid w:val="00FD00A1"/>
    <w:rsid w:val="00FD0E47"/>
    <w:rsid w:val="00FD11DA"/>
    <w:rsid w:val="00FD4091"/>
    <w:rsid w:val="00FD6790"/>
    <w:rsid w:val="00FE025D"/>
    <w:rsid w:val="00FE253E"/>
    <w:rsid w:val="00FE3789"/>
    <w:rsid w:val="00FE753A"/>
    <w:rsid w:val="00FF0A3E"/>
    <w:rsid w:val="00FF24C8"/>
    <w:rsid w:val="00FF2A9F"/>
    <w:rsid w:val="00FF38D9"/>
    <w:rsid w:val="00FF56D7"/>
    <w:rsid w:val="00FF7D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2BB056"/>
  <w15:chartTrackingRefBased/>
  <w15:docId w15:val="{A17EF217-81F1-4201-B9EA-ABC5C488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33BB1"/>
    <w:pPr>
      <w:widowControl w:val="0"/>
      <w:snapToGrid w:val="0"/>
      <w:spacing w:line="264" w:lineRule="auto"/>
      <w:jc w:val="both"/>
    </w:pPr>
    <w:rPr>
      <w:rFonts w:ascii="Times New Roman" w:eastAsia="ＭＳ 明朝" w:hAnsi="Times New Roman"/>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FF2A9F"/>
    <w:pPr>
      <w:ind w:leftChars="400" w:left="840"/>
    </w:pPr>
  </w:style>
  <w:style w:type="paragraph" w:customStyle="1" w:styleId="a">
    <w:name w:val="章のスタイル"/>
    <w:basedOn w:val="a1"/>
    <w:qFormat/>
    <w:rsid w:val="00FF2A9F"/>
    <w:pPr>
      <w:numPr>
        <w:numId w:val="1"/>
      </w:numPr>
    </w:pPr>
    <w:rPr>
      <w:rFonts w:cs="Times New Roman"/>
      <w:b/>
      <w:sz w:val="20"/>
    </w:rPr>
  </w:style>
  <w:style w:type="paragraph" w:customStyle="1" w:styleId="a0">
    <w:name w:val="項のスタイル"/>
    <w:basedOn w:val="a1"/>
    <w:qFormat/>
    <w:rsid w:val="00041AF8"/>
    <w:pPr>
      <w:numPr>
        <w:ilvl w:val="1"/>
        <w:numId w:val="1"/>
      </w:numPr>
    </w:pPr>
    <w:rPr>
      <w:rFonts w:cs="Times New Roman"/>
      <w:b/>
    </w:rPr>
  </w:style>
  <w:style w:type="character" w:styleId="a6">
    <w:name w:val="Placeholder Text"/>
    <w:basedOn w:val="a2"/>
    <w:uiPriority w:val="99"/>
    <w:semiHidden/>
    <w:rsid w:val="00B01F47"/>
    <w:rPr>
      <w:color w:val="808080"/>
    </w:rPr>
  </w:style>
  <w:style w:type="paragraph" w:styleId="Web">
    <w:name w:val="Normal (Web)"/>
    <w:basedOn w:val="a1"/>
    <w:uiPriority w:val="99"/>
    <w:semiHidden/>
    <w:unhideWhenUsed/>
    <w:rsid w:val="00D6594E"/>
    <w:pPr>
      <w:widowControl/>
      <w:snapToGrid/>
      <w:spacing w:before="100" w:beforeAutospacing="1" w:after="100" w:afterAutospacing="1" w:line="240" w:lineRule="auto"/>
      <w:jc w:val="left"/>
    </w:pPr>
    <w:rPr>
      <w:rFonts w:ascii="ＭＳ Ｐゴシック" w:eastAsia="ＭＳ Ｐゴシック" w:hAnsi="ＭＳ Ｐゴシック" w:cs="ＭＳ Ｐゴシック"/>
      <w:kern w:val="0"/>
      <w:sz w:val="24"/>
      <w:szCs w:val="24"/>
    </w:rPr>
  </w:style>
  <w:style w:type="table" w:styleId="a7">
    <w:name w:val="Table Grid"/>
    <w:basedOn w:val="a3"/>
    <w:rsid w:val="00D65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link w:val="a9"/>
    <w:uiPriority w:val="99"/>
    <w:unhideWhenUsed/>
    <w:rsid w:val="00C56688"/>
    <w:pPr>
      <w:tabs>
        <w:tab w:val="center" w:pos="4252"/>
        <w:tab w:val="right" w:pos="8504"/>
      </w:tabs>
    </w:pPr>
  </w:style>
  <w:style w:type="character" w:customStyle="1" w:styleId="a9">
    <w:name w:val="ヘッダー (文字)"/>
    <w:basedOn w:val="a2"/>
    <w:link w:val="a8"/>
    <w:uiPriority w:val="99"/>
    <w:rsid w:val="00C56688"/>
    <w:rPr>
      <w:rFonts w:ascii="Times New Roman" w:eastAsia="ＭＳ 明朝" w:hAnsi="Times New Roman"/>
      <w:sz w:val="18"/>
    </w:rPr>
  </w:style>
  <w:style w:type="paragraph" w:styleId="aa">
    <w:name w:val="footer"/>
    <w:basedOn w:val="a1"/>
    <w:link w:val="ab"/>
    <w:uiPriority w:val="99"/>
    <w:unhideWhenUsed/>
    <w:rsid w:val="00C56688"/>
    <w:pPr>
      <w:tabs>
        <w:tab w:val="center" w:pos="4252"/>
        <w:tab w:val="right" w:pos="8504"/>
      </w:tabs>
    </w:pPr>
  </w:style>
  <w:style w:type="character" w:customStyle="1" w:styleId="ab">
    <w:name w:val="フッター (文字)"/>
    <w:basedOn w:val="a2"/>
    <w:link w:val="aa"/>
    <w:uiPriority w:val="99"/>
    <w:rsid w:val="00C56688"/>
    <w:rPr>
      <w:rFonts w:ascii="Times New Roman" w:eastAsia="ＭＳ 明朝" w:hAnsi="Times New Roman"/>
      <w:sz w:val="18"/>
    </w:rPr>
  </w:style>
  <w:style w:type="character" w:styleId="ac">
    <w:name w:val="annotation reference"/>
    <w:basedOn w:val="a2"/>
    <w:uiPriority w:val="99"/>
    <w:semiHidden/>
    <w:unhideWhenUsed/>
    <w:rsid w:val="006C6EAF"/>
    <w:rPr>
      <w:sz w:val="18"/>
      <w:szCs w:val="18"/>
    </w:rPr>
  </w:style>
  <w:style w:type="paragraph" w:styleId="ad">
    <w:name w:val="annotation text"/>
    <w:basedOn w:val="a1"/>
    <w:link w:val="ae"/>
    <w:uiPriority w:val="99"/>
    <w:unhideWhenUsed/>
    <w:rsid w:val="006C6EAF"/>
    <w:pPr>
      <w:jc w:val="left"/>
    </w:pPr>
  </w:style>
  <w:style w:type="character" w:customStyle="1" w:styleId="ae">
    <w:name w:val="コメント文字列 (文字)"/>
    <w:basedOn w:val="a2"/>
    <w:link w:val="ad"/>
    <w:uiPriority w:val="99"/>
    <w:rsid w:val="006C6EAF"/>
    <w:rPr>
      <w:rFonts w:ascii="Times New Roman" w:eastAsia="ＭＳ 明朝" w:hAnsi="Times New Roman"/>
      <w:sz w:val="18"/>
    </w:rPr>
  </w:style>
  <w:style w:type="paragraph" w:styleId="af">
    <w:name w:val="annotation subject"/>
    <w:basedOn w:val="ad"/>
    <w:next w:val="ad"/>
    <w:link w:val="af0"/>
    <w:uiPriority w:val="99"/>
    <w:semiHidden/>
    <w:unhideWhenUsed/>
    <w:rsid w:val="006C6EAF"/>
    <w:rPr>
      <w:b/>
      <w:bCs/>
    </w:rPr>
  </w:style>
  <w:style w:type="character" w:customStyle="1" w:styleId="af0">
    <w:name w:val="コメント内容 (文字)"/>
    <w:basedOn w:val="ae"/>
    <w:link w:val="af"/>
    <w:uiPriority w:val="99"/>
    <w:semiHidden/>
    <w:rsid w:val="006C6EAF"/>
    <w:rPr>
      <w:rFonts w:ascii="Times New Roman" w:eastAsia="ＭＳ 明朝" w:hAnsi="Times New Roman"/>
      <w:b/>
      <w:bCs/>
      <w:sz w:val="18"/>
    </w:rPr>
  </w:style>
  <w:style w:type="paragraph" w:styleId="af1">
    <w:name w:val="Revision"/>
    <w:hidden/>
    <w:uiPriority w:val="99"/>
    <w:semiHidden/>
    <w:rsid w:val="00F22CA3"/>
    <w:rPr>
      <w:rFonts w:ascii="Times New Roman" w:eastAsia="ＭＳ 明朝" w:hAnsi="Times New Roman"/>
      <w:sz w:val="18"/>
    </w:rPr>
  </w:style>
  <w:style w:type="character" w:styleId="af2">
    <w:name w:val="Hyperlink"/>
    <w:basedOn w:val="a2"/>
    <w:uiPriority w:val="99"/>
    <w:unhideWhenUsed/>
    <w:rsid w:val="00517046"/>
    <w:rPr>
      <w:color w:val="0563C1" w:themeColor="hyperlink"/>
      <w:u w:val="single"/>
    </w:rPr>
  </w:style>
  <w:style w:type="character" w:styleId="af3">
    <w:name w:val="Unresolved Mention"/>
    <w:basedOn w:val="a2"/>
    <w:uiPriority w:val="99"/>
    <w:semiHidden/>
    <w:unhideWhenUsed/>
    <w:rsid w:val="00517046"/>
    <w:rPr>
      <w:color w:val="605E5C"/>
      <w:shd w:val="clear" w:color="auto" w:fill="E1DFDD"/>
    </w:rPr>
  </w:style>
  <w:style w:type="numbering" w:customStyle="1" w:styleId="1">
    <w:name w:val="現在のリスト1"/>
    <w:uiPriority w:val="99"/>
    <w:rsid w:val="000536EF"/>
    <w:pPr>
      <w:numPr>
        <w:numId w:val="10"/>
      </w:numPr>
    </w:pPr>
  </w:style>
  <w:style w:type="numbering" w:customStyle="1" w:styleId="2">
    <w:name w:val="現在のリスト2"/>
    <w:uiPriority w:val="99"/>
    <w:rsid w:val="000536EF"/>
    <w:pPr>
      <w:numPr>
        <w:numId w:val="11"/>
      </w:numPr>
    </w:pPr>
  </w:style>
  <w:style w:type="character" w:customStyle="1" w:styleId="mord">
    <w:name w:val="mord"/>
    <w:basedOn w:val="a2"/>
    <w:rsid w:val="009778B7"/>
  </w:style>
  <w:style w:type="character" w:customStyle="1" w:styleId="mopen">
    <w:name w:val="mopen"/>
    <w:basedOn w:val="a2"/>
    <w:rsid w:val="009778B7"/>
  </w:style>
  <w:style w:type="character" w:customStyle="1" w:styleId="vlist-s">
    <w:name w:val="vlist-s"/>
    <w:basedOn w:val="a2"/>
    <w:rsid w:val="009778B7"/>
  </w:style>
  <w:style w:type="character" w:customStyle="1" w:styleId="mrel">
    <w:name w:val="mrel"/>
    <w:basedOn w:val="a2"/>
    <w:rsid w:val="009778B7"/>
  </w:style>
  <w:style w:type="character" w:customStyle="1" w:styleId="mbin">
    <w:name w:val="mbin"/>
    <w:basedOn w:val="a2"/>
    <w:rsid w:val="009778B7"/>
  </w:style>
  <w:style w:type="character" w:customStyle="1" w:styleId="mclose">
    <w:name w:val="mclose"/>
    <w:basedOn w:val="a2"/>
    <w:rsid w:val="009778B7"/>
  </w:style>
  <w:style w:type="character" w:customStyle="1" w:styleId="mpunct">
    <w:name w:val="mpunct"/>
    <w:basedOn w:val="a2"/>
    <w:rsid w:val="009778B7"/>
  </w:style>
  <w:style w:type="character" w:customStyle="1" w:styleId="katex-mathml">
    <w:name w:val="katex-mathml"/>
    <w:basedOn w:val="a2"/>
    <w:rsid w:val="005A1D8B"/>
  </w:style>
  <w:style w:type="character" w:customStyle="1" w:styleId="minner">
    <w:name w:val="minner"/>
    <w:basedOn w:val="a2"/>
    <w:rsid w:val="005A1D8B"/>
  </w:style>
  <w:style w:type="paragraph" w:styleId="af4">
    <w:name w:val="caption"/>
    <w:basedOn w:val="a1"/>
    <w:next w:val="a1"/>
    <w:uiPriority w:val="35"/>
    <w:unhideWhenUsed/>
    <w:qFormat/>
    <w:rsid w:val="008955D9"/>
    <w:rPr>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596174">
      <w:bodyDiv w:val="1"/>
      <w:marLeft w:val="0"/>
      <w:marRight w:val="0"/>
      <w:marTop w:val="0"/>
      <w:marBottom w:val="0"/>
      <w:divBdr>
        <w:top w:val="none" w:sz="0" w:space="0" w:color="auto"/>
        <w:left w:val="none" w:sz="0" w:space="0" w:color="auto"/>
        <w:bottom w:val="none" w:sz="0" w:space="0" w:color="auto"/>
        <w:right w:val="none" w:sz="0" w:space="0" w:color="auto"/>
      </w:divBdr>
    </w:div>
    <w:div w:id="114655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3677C-C14A-4592-ADD6-F89287EA0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886</Words>
  <Characters>5051</Characters>
  <Application>Microsoft Office Word</Application>
  <DocSecurity>0</DocSecurity>
  <Lines>42</Lines>
  <Paragraphs>11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ヤマグチタケシ</dc:creator>
  <cp:keywords/>
  <dc:description/>
  <cp:lastModifiedBy>ホンゴウハル</cp:lastModifiedBy>
  <cp:revision>73</cp:revision>
  <dcterms:created xsi:type="dcterms:W3CDTF">2025-01-28T18:45:00Z</dcterms:created>
  <dcterms:modified xsi:type="dcterms:W3CDTF">2025-01-30T02:12:00Z</dcterms:modified>
</cp:coreProperties>
</file>